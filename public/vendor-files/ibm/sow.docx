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extensions/webextension1.xml" ContentType="application/vnd.ms-office.webextension+xml"/>
  <Override PartName="/word/webextensions/taskpanes.xml" ContentType="application/vnd.ms-office.webextensiontaskpanes+xml"/>
  <Override PartName="/word/comments.xml" ContentType="application/vnd.openxmlformats-officedocument.wordprocessingml.comments+xml"/>
  <Override PartName="/word/settings.xml" ContentType="application/vnd.openxmlformats-officedocument.wordprocessingml.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styles.xml" ContentType="application/vnd.openxmlformats-officedocument.wordprocessingml.styles+xml"/>
  <Override PartName="/word/fontTable.xml" ContentType="application/vnd.openxmlformats-officedocument.wordprocessingml.fontTable+xml"/>
  <Override PartName="/word/people.xml" ContentType="application/vnd.openxmlformats-officedocument.wordprocessingml.people+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5884" w14:textId="5E67BC79" w:rsidR="0010658E" w:rsidRPr="00D64E47" w:rsidRDefault="0010658E" w:rsidP="0010658E">
      <w:pPr>
        <w:jc w:val="center"/>
        <w:rPr>
          <w:rFonts w:ascii="Aptos Narrow" w:hAnsi="Aptos Narrow"/>
          <w:b/>
          <w:bCs/>
          <w:sz w:val="22"/>
          <w:szCs w:val="22"/>
        </w:rPr>
      </w:pPr>
      <w:r w:rsidRPr="00D64E47">
        <w:rPr>
          <w:rFonts w:ascii="Aptos Narrow" w:hAnsi="Aptos Narrow"/>
          <w:b/>
          <w:bCs/>
          <w:sz w:val="22"/>
          <w:szCs w:val="22"/>
        </w:rPr>
        <w:t>DRAFT STATEMENT OF WORK</w:t>
      </w:r>
    </w:p>
    <w:p w14:paraId="18ECC554" w14:textId="2907E208" w:rsidR="0010658E" w:rsidRPr="00D64E47" w:rsidRDefault="0010658E" w:rsidP="0010658E">
      <w:pPr>
        <w:jc w:val="center"/>
        <w:rPr>
          <w:rFonts w:ascii="Aptos Narrow" w:hAnsi="Aptos Narrow"/>
          <w:sz w:val="22"/>
          <w:szCs w:val="22"/>
        </w:rPr>
      </w:pPr>
      <w:r w:rsidRPr="00D64E47">
        <w:rPr>
          <w:rFonts w:ascii="Aptos Narrow" w:hAnsi="Aptos Narrow"/>
          <w:sz w:val="22"/>
          <w:szCs w:val="22"/>
        </w:rPr>
        <w:t>Business Process Outsourcing (BPO) Services</w:t>
      </w:r>
    </w:p>
    <w:p w14:paraId="4E5AE747" w14:textId="6B3D1778" w:rsidR="0010658E" w:rsidRPr="00D64E47" w:rsidRDefault="0010658E" w:rsidP="005506C3">
      <w:pPr>
        <w:pStyle w:val="ListParagraph"/>
        <w:numPr>
          <w:ilvl w:val="0"/>
          <w:numId w:val="17"/>
        </w:numPr>
        <w:ind w:left="709" w:hanging="349"/>
        <w:rPr>
          <w:rFonts w:ascii="Aptos Narrow" w:hAnsi="Aptos Narrow"/>
          <w:b/>
          <w:bCs/>
          <w:sz w:val="22"/>
          <w:szCs w:val="22"/>
        </w:rPr>
      </w:pPr>
      <w:r w:rsidRPr="00D64E47">
        <w:rPr>
          <w:rFonts w:ascii="Aptos Narrow" w:hAnsi="Aptos Narrow"/>
          <w:b/>
          <w:bCs/>
          <w:sz w:val="22"/>
          <w:szCs w:val="22"/>
        </w:rPr>
        <w:t>Structure and Governing Documents</w:t>
      </w:r>
    </w:p>
    <w:p w14:paraId="195D1BED" w14:textId="306E6F94" w:rsidR="001E3F21" w:rsidRPr="00D64E47" w:rsidRDefault="0010658E" w:rsidP="0010658E">
      <w:pPr>
        <w:rPr>
          <w:rFonts w:ascii="Aptos Narrow" w:hAnsi="Aptos Narrow"/>
          <w:sz w:val="22"/>
          <w:szCs w:val="22"/>
        </w:rPr>
      </w:pPr>
      <w:r w:rsidRPr="00D64E47">
        <w:rPr>
          <w:rFonts w:ascii="Aptos Narrow" w:hAnsi="Aptos Narrow"/>
          <w:sz w:val="22"/>
          <w:szCs w:val="22"/>
        </w:rPr>
        <w:t>This Statement of Work (“</w:t>
      </w:r>
      <w:r w:rsidRPr="00D64E47">
        <w:rPr>
          <w:rFonts w:ascii="Aptos Narrow" w:hAnsi="Aptos Narrow"/>
          <w:b/>
          <w:bCs/>
          <w:sz w:val="22"/>
          <w:szCs w:val="22"/>
        </w:rPr>
        <w:t>SOW</w:t>
      </w:r>
      <w:r w:rsidRPr="00D64E47">
        <w:rPr>
          <w:rFonts w:ascii="Aptos Narrow" w:hAnsi="Aptos Narrow"/>
          <w:sz w:val="22"/>
          <w:szCs w:val="22"/>
        </w:rPr>
        <w:t xml:space="preserve">”) is issued by Fidelity Information Services, LLC </w:t>
      </w:r>
      <w:r w:rsidRPr="00D64E47">
        <w:rPr>
          <w:rFonts w:ascii="Aptos Narrow" w:hAnsi="Aptos Narrow"/>
          <w:b/>
          <w:bCs/>
          <w:sz w:val="22"/>
          <w:szCs w:val="22"/>
        </w:rPr>
        <w:t>(“FIS”)</w:t>
      </w:r>
      <w:r w:rsidRPr="00D64E47">
        <w:rPr>
          <w:rFonts w:ascii="Aptos Narrow" w:hAnsi="Aptos Narrow"/>
          <w:sz w:val="22"/>
          <w:szCs w:val="22"/>
        </w:rPr>
        <w:t>, inclusive of the TSYS business, and will form part of the definitive outsourcing agreement entered into between FIS and the successful bidder (“</w:t>
      </w:r>
      <w:r w:rsidRPr="00D64E47">
        <w:rPr>
          <w:rFonts w:ascii="Aptos Narrow" w:hAnsi="Aptos Narrow"/>
          <w:b/>
          <w:bCs/>
          <w:sz w:val="22"/>
          <w:szCs w:val="22"/>
        </w:rPr>
        <w:t>Service Provider</w:t>
      </w:r>
      <w:r w:rsidRPr="00D64E47">
        <w:rPr>
          <w:rFonts w:ascii="Aptos Narrow" w:hAnsi="Aptos Narrow"/>
          <w:sz w:val="22"/>
          <w:szCs w:val="22"/>
        </w:rPr>
        <w:t>”).</w:t>
      </w:r>
      <w:ins w:id="0" w:author="Ellen Piazza" w:date="2026-03-21T15:14:00Z" w16du:dateUtc="2026-03-21T19:14:00Z">
        <w:r w:rsidR="001E3F21">
          <w:rPr>
            <w:rFonts w:ascii="Aptos Narrow" w:hAnsi="Aptos Narrow"/>
            <w:sz w:val="22"/>
            <w:szCs w:val="22"/>
          </w:rPr>
          <w:t xml:space="preserve"> If Interna</w:t>
        </w:r>
        <w:r w:rsidR="00B10512">
          <w:rPr>
            <w:rFonts w:ascii="Aptos Narrow" w:hAnsi="Aptos Narrow"/>
            <w:sz w:val="22"/>
            <w:szCs w:val="22"/>
          </w:rPr>
          <w:t>tional Busines</w:t>
        </w:r>
      </w:ins>
      <w:ins w:id="1" w:author="Ellen Piazza" w:date="2026-03-21T15:15:00Z" w16du:dateUtc="2026-03-21T19:15:00Z">
        <w:r w:rsidR="00B10512">
          <w:rPr>
            <w:rFonts w:ascii="Aptos Narrow" w:hAnsi="Aptos Narrow"/>
            <w:sz w:val="22"/>
            <w:szCs w:val="22"/>
          </w:rPr>
          <w:t>s</w:t>
        </w:r>
      </w:ins>
      <w:ins w:id="2" w:author="Ellen Piazza" w:date="2026-03-21T15:14:00Z" w16du:dateUtc="2026-03-21T19:14:00Z">
        <w:r w:rsidR="00B10512">
          <w:rPr>
            <w:rFonts w:ascii="Aptos Narrow" w:hAnsi="Aptos Narrow"/>
            <w:sz w:val="22"/>
            <w:szCs w:val="22"/>
          </w:rPr>
          <w:t xml:space="preserve"> Machines</w:t>
        </w:r>
      </w:ins>
      <w:ins w:id="3" w:author="Ellen Piazza" w:date="2026-03-24T11:08:00Z" w16du:dateUtc="2026-03-24T15:08:00Z">
        <w:r w:rsidR="00924814">
          <w:rPr>
            <w:rFonts w:ascii="Aptos Narrow" w:hAnsi="Aptos Narrow"/>
            <w:sz w:val="22"/>
            <w:szCs w:val="22"/>
          </w:rPr>
          <w:t xml:space="preserve"> Corporation</w:t>
        </w:r>
      </w:ins>
      <w:ins w:id="4" w:author="Ellen Piazza" w:date="2026-03-21T15:14:00Z" w16du:dateUtc="2026-03-21T19:14:00Z">
        <w:r w:rsidR="00B10512">
          <w:rPr>
            <w:rFonts w:ascii="Aptos Narrow" w:hAnsi="Aptos Narrow"/>
            <w:sz w:val="22"/>
            <w:szCs w:val="22"/>
          </w:rPr>
          <w:t xml:space="preserve"> (“I</w:t>
        </w:r>
      </w:ins>
      <w:ins w:id="5" w:author="Ellen Piazza" w:date="2026-03-21T15:15:00Z" w16du:dateUtc="2026-03-21T19:15:00Z">
        <w:r w:rsidR="00B10512">
          <w:rPr>
            <w:rFonts w:ascii="Aptos Narrow" w:hAnsi="Aptos Narrow"/>
            <w:sz w:val="22"/>
            <w:szCs w:val="22"/>
          </w:rPr>
          <w:t xml:space="preserve">BM”) is chosen as the </w:t>
        </w:r>
      </w:ins>
      <w:ins w:id="6" w:author="Ellen Piazza" w:date="2026-03-23T10:15:00Z" w16du:dateUtc="2026-03-23T14:15:00Z">
        <w:r w:rsidR="00B345AC">
          <w:rPr>
            <w:rFonts w:ascii="Aptos Narrow" w:hAnsi="Aptos Narrow"/>
            <w:sz w:val="22"/>
            <w:szCs w:val="22"/>
          </w:rPr>
          <w:t>Service Provider,</w:t>
        </w:r>
      </w:ins>
      <w:ins w:id="7" w:author="Ellen Piazza" w:date="2026-03-21T15:15:00Z" w16du:dateUtc="2026-03-21T19:15:00Z">
        <w:r w:rsidR="00B10512">
          <w:rPr>
            <w:rFonts w:ascii="Aptos Narrow" w:hAnsi="Aptos Narrow"/>
            <w:sz w:val="22"/>
            <w:szCs w:val="22"/>
          </w:rPr>
          <w:t xml:space="preserve"> the Parties agree to negotiate a</w:t>
        </w:r>
      </w:ins>
      <w:ins w:id="8" w:author="Ellen Piazza" w:date="2026-03-24T11:11:00Z" w16du:dateUtc="2026-03-24T15:11:00Z">
        <w:r w:rsidR="00A36CCF">
          <w:rPr>
            <w:rFonts w:ascii="Aptos Narrow" w:hAnsi="Aptos Narrow"/>
            <w:sz w:val="22"/>
            <w:szCs w:val="22"/>
          </w:rPr>
          <w:t xml:space="preserve"> definitive</w:t>
        </w:r>
      </w:ins>
      <w:ins w:id="9" w:author="Ellen Piazza" w:date="2026-03-21T15:15:00Z" w16du:dateUtc="2026-03-21T19:15:00Z">
        <w:r w:rsidR="00B10512">
          <w:rPr>
            <w:rFonts w:ascii="Aptos Narrow" w:hAnsi="Aptos Narrow"/>
            <w:sz w:val="22"/>
            <w:szCs w:val="22"/>
          </w:rPr>
          <w:t xml:space="preserve"> </w:t>
        </w:r>
      </w:ins>
      <w:ins w:id="10" w:author="Ellen Piazza" w:date="2026-03-24T11:12:00Z" w16du:dateUtc="2026-03-24T15:12:00Z">
        <w:r w:rsidR="00DD5C3C">
          <w:rPr>
            <w:rFonts w:ascii="Aptos Narrow" w:hAnsi="Aptos Narrow"/>
            <w:sz w:val="22"/>
            <w:szCs w:val="22"/>
          </w:rPr>
          <w:t>s</w:t>
        </w:r>
        <w:r w:rsidR="004F064A">
          <w:rPr>
            <w:rFonts w:ascii="Aptos Narrow" w:hAnsi="Aptos Narrow"/>
            <w:sz w:val="22"/>
            <w:szCs w:val="22"/>
          </w:rPr>
          <w:t xml:space="preserve">tatement of </w:t>
        </w:r>
        <w:r w:rsidR="00DD5C3C">
          <w:rPr>
            <w:rFonts w:ascii="Aptos Narrow" w:hAnsi="Aptos Narrow"/>
            <w:sz w:val="22"/>
            <w:szCs w:val="22"/>
          </w:rPr>
          <w:t>w</w:t>
        </w:r>
        <w:r w:rsidR="004F064A">
          <w:rPr>
            <w:rFonts w:ascii="Aptos Narrow" w:hAnsi="Aptos Narrow"/>
            <w:sz w:val="22"/>
            <w:szCs w:val="22"/>
          </w:rPr>
          <w:t>ork</w:t>
        </w:r>
      </w:ins>
      <w:ins w:id="11" w:author="Ellen Piazza" w:date="2026-03-21T15:15:00Z" w16du:dateUtc="2026-03-21T19:15:00Z">
        <w:r w:rsidR="00B10512">
          <w:rPr>
            <w:rFonts w:ascii="Aptos Narrow" w:hAnsi="Aptos Narrow"/>
            <w:sz w:val="22"/>
            <w:szCs w:val="22"/>
          </w:rPr>
          <w:t xml:space="preserve"> in good faith, which may include a</w:t>
        </w:r>
      </w:ins>
      <w:ins w:id="12" w:author="Ellen Piazza" w:date="2026-03-21T15:16:00Z" w16du:dateUtc="2026-03-21T19:16:00Z">
        <w:r w:rsidR="00B10512">
          <w:rPr>
            <w:rFonts w:ascii="Aptos Narrow" w:hAnsi="Aptos Narrow"/>
            <w:sz w:val="22"/>
            <w:szCs w:val="22"/>
          </w:rPr>
          <w:t>dditional terms not presented in this Draft Statement of Work.</w:t>
        </w:r>
      </w:ins>
    </w:p>
    <w:p w14:paraId="6D75DA5F" w14:textId="77777777" w:rsidR="0010658E" w:rsidRPr="00D64E47" w:rsidRDefault="0010658E" w:rsidP="0010658E">
      <w:pPr>
        <w:rPr>
          <w:rFonts w:ascii="Aptos Narrow" w:hAnsi="Aptos Narrow"/>
          <w:sz w:val="22"/>
          <w:szCs w:val="22"/>
        </w:rPr>
      </w:pPr>
      <w:r w:rsidRPr="00D64E47">
        <w:rPr>
          <w:rFonts w:ascii="Aptos Narrow" w:hAnsi="Aptos Narrow"/>
          <w:sz w:val="22"/>
          <w:szCs w:val="22"/>
        </w:rPr>
        <w:t>This SOW is governed by:</w:t>
      </w:r>
    </w:p>
    <w:p w14:paraId="5D4753D0" w14:textId="16CA01D2" w:rsidR="0010658E" w:rsidRPr="00D64E47" w:rsidRDefault="0010658E" w:rsidP="0010658E">
      <w:pPr>
        <w:numPr>
          <w:ilvl w:val="0"/>
          <w:numId w:val="1"/>
        </w:numPr>
        <w:rPr>
          <w:rFonts w:ascii="Aptos Narrow" w:hAnsi="Aptos Narrow"/>
          <w:sz w:val="22"/>
          <w:szCs w:val="22"/>
        </w:rPr>
      </w:pPr>
      <w:r w:rsidRPr="00D64E47">
        <w:rPr>
          <w:rFonts w:ascii="Aptos Narrow" w:hAnsi="Aptos Narrow"/>
          <w:sz w:val="22"/>
          <w:szCs w:val="22"/>
        </w:rPr>
        <w:t>The FIS Master Services Agreement (“MSA”)</w:t>
      </w:r>
      <w:r w:rsidR="002D24DF">
        <w:rPr>
          <w:rFonts w:ascii="Aptos Narrow" w:hAnsi="Aptos Narrow"/>
          <w:sz w:val="22"/>
          <w:szCs w:val="22"/>
        </w:rPr>
        <w:t xml:space="preserve"> </w:t>
      </w:r>
      <w:ins w:id="13" w:author="Ellen Piazza" w:date="2026-03-24T11:54:00Z" w16du:dateUtc="2026-03-24T15:54:00Z">
        <w:r w:rsidR="002D24DF">
          <w:rPr>
            <w:rFonts w:ascii="Aptos Narrow" w:hAnsi="Aptos Narrow"/>
            <w:sz w:val="22"/>
            <w:szCs w:val="22"/>
          </w:rPr>
          <w:t>and the Agreement for the Exchange of Confidential Information (“AECI”)</w:t>
        </w:r>
      </w:ins>
      <w:r w:rsidRPr="00D64E47">
        <w:rPr>
          <w:rFonts w:ascii="Aptos Narrow" w:hAnsi="Aptos Narrow"/>
          <w:sz w:val="22"/>
          <w:szCs w:val="22"/>
        </w:rPr>
        <w:t>,</w:t>
      </w:r>
      <w:ins w:id="14" w:author="Ellen Piazza" w:date="2026-03-21T13:49:00Z" w16du:dateUtc="2026-03-21T17:49:00Z">
        <w:r w:rsidR="00CF6985">
          <w:rPr>
            <w:rFonts w:ascii="Aptos Narrow" w:hAnsi="Aptos Narrow"/>
            <w:sz w:val="22"/>
            <w:szCs w:val="22"/>
          </w:rPr>
          <w:t xml:space="preserve"> which w</w:t>
        </w:r>
      </w:ins>
      <w:ins w:id="15" w:author="Ellen Piazza" w:date="2026-03-24T11:54:00Z" w16du:dateUtc="2026-03-24T15:54:00Z">
        <w:r w:rsidR="002D24DF">
          <w:rPr>
            <w:rFonts w:ascii="Aptos Narrow" w:hAnsi="Aptos Narrow"/>
            <w:sz w:val="22"/>
            <w:szCs w:val="22"/>
          </w:rPr>
          <w:t xml:space="preserve">ere </w:t>
        </w:r>
      </w:ins>
      <w:ins w:id="16" w:author="Ellen Piazza" w:date="2026-03-21T13:50:00Z" w16du:dateUtc="2026-03-21T17:50:00Z">
        <w:r w:rsidR="00BC27C9">
          <w:rPr>
            <w:rFonts w:ascii="Aptos Narrow" w:hAnsi="Aptos Narrow"/>
            <w:sz w:val="22"/>
            <w:szCs w:val="22"/>
          </w:rPr>
          <w:t>executed</w:t>
        </w:r>
      </w:ins>
      <w:ins w:id="17" w:author="Ellen Piazza" w:date="2026-03-21T13:49:00Z" w16du:dateUtc="2026-03-21T17:49:00Z">
        <w:r w:rsidR="00CF6985">
          <w:rPr>
            <w:rFonts w:ascii="Aptos Narrow" w:hAnsi="Aptos Narrow"/>
            <w:sz w:val="22"/>
            <w:szCs w:val="22"/>
          </w:rPr>
          <w:t xml:space="preserve"> b</w:t>
        </w:r>
      </w:ins>
      <w:ins w:id="18" w:author="Ellen Piazza" w:date="2026-03-21T13:50:00Z" w16du:dateUtc="2026-03-21T17:50:00Z">
        <w:r w:rsidR="00BC27C9">
          <w:rPr>
            <w:rFonts w:ascii="Aptos Narrow" w:hAnsi="Aptos Narrow"/>
            <w:sz w:val="22"/>
            <w:szCs w:val="22"/>
          </w:rPr>
          <w:t>y</w:t>
        </w:r>
      </w:ins>
      <w:ins w:id="19" w:author="Ellen Piazza" w:date="2026-03-21T13:49:00Z" w16du:dateUtc="2026-03-21T17:49:00Z">
        <w:r w:rsidR="00CF6985">
          <w:rPr>
            <w:rFonts w:ascii="Aptos Narrow" w:hAnsi="Aptos Narrow"/>
            <w:sz w:val="22"/>
            <w:szCs w:val="22"/>
          </w:rPr>
          <w:t xml:space="preserve"> </w:t>
        </w:r>
      </w:ins>
      <w:ins w:id="20" w:author="Ellen Piazza" w:date="2026-03-21T15:15:00Z" w16du:dateUtc="2026-03-21T19:15:00Z">
        <w:r w:rsidR="00B10512">
          <w:rPr>
            <w:rFonts w:ascii="Aptos Narrow" w:hAnsi="Aptos Narrow"/>
            <w:sz w:val="22"/>
            <w:szCs w:val="22"/>
          </w:rPr>
          <w:t>IBM</w:t>
        </w:r>
      </w:ins>
      <w:ins w:id="21" w:author="Ellen Piazza" w:date="2026-03-21T13:49:00Z" w16du:dateUtc="2026-03-21T17:49:00Z">
        <w:r w:rsidR="00BC27C9">
          <w:rPr>
            <w:rFonts w:ascii="Aptos Narrow" w:hAnsi="Aptos Narrow"/>
            <w:sz w:val="22"/>
            <w:szCs w:val="22"/>
          </w:rPr>
          <w:t xml:space="preserve"> and FIS on Dec</w:t>
        </w:r>
      </w:ins>
      <w:ins w:id="22" w:author="Ellen Piazza" w:date="2026-03-21T13:50:00Z" w16du:dateUtc="2026-03-21T17:50:00Z">
        <w:r w:rsidR="00BC27C9">
          <w:rPr>
            <w:rFonts w:ascii="Aptos Narrow" w:hAnsi="Aptos Narrow"/>
            <w:sz w:val="22"/>
            <w:szCs w:val="22"/>
          </w:rPr>
          <w:t>ember 20, 2013</w:t>
        </w:r>
      </w:ins>
      <w:r w:rsidR="002D24DF">
        <w:rPr>
          <w:rFonts w:ascii="Aptos Narrow" w:hAnsi="Aptos Narrow"/>
          <w:sz w:val="22"/>
          <w:szCs w:val="22"/>
        </w:rPr>
        <w:t xml:space="preserve">, </w:t>
      </w:r>
      <w:r w:rsidRPr="00D64E47">
        <w:rPr>
          <w:rFonts w:ascii="Aptos Narrow" w:hAnsi="Aptos Narrow"/>
          <w:sz w:val="22"/>
          <w:szCs w:val="22"/>
        </w:rPr>
        <w:t>and</w:t>
      </w:r>
    </w:p>
    <w:p w14:paraId="587216CF" w14:textId="66ADD53A" w:rsidR="0010658E" w:rsidRPr="00D64E47" w:rsidRDefault="0010658E" w:rsidP="0010658E">
      <w:pPr>
        <w:numPr>
          <w:ilvl w:val="0"/>
          <w:numId w:val="1"/>
        </w:numPr>
        <w:rPr>
          <w:rFonts w:ascii="Aptos Narrow" w:hAnsi="Aptos Narrow"/>
          <w:sz w:val="22"/>
          <w:szCs w:val="22"/>
        </w:rPr>
      </w:pPr>
      <w:r w:rsidRPr="00D64E47">
        <w:rPr>
          <w:rFonts w:ascii="Aptos Narrow" w:hAnsi="Aptos Narrow"/>
          <w:sz w:val="22"/>
          <w:szCs w:val="22"/>
        </w:rPr>
        <w:t>This SOW, which shall prevail in the event of conflict for SOW</w:t>
      </w:r>
      <w:ins w:id="23" w:author="Gyan Gautam" w:date="2026-03-24T16:37:00Z" w16du:dateUtc="2026-03-24T16:37:07Z">
        <w:r w:rsidR="57349C4C" w:rsidRPr="6BC4699F">
          <w:rPr>
            <w:rFonts w:ascii="Aptos Narrow" w:hAnsi="Aptos Narrow"/>
            <w:sz w:val="22"/>
            <w:szCs w:val="22"/>
          </w:rPr>
          <w:t xml:space="preserve"> </w:t>
        </w:r>
      </w:ins>
      <w:r w:rsidRPr="00D64E47">
        <w:rPr>
          <w:rFonts w:ascii="Aptos Narrow" w:hAnsi="Aptos Narrow"/>
          <w:sz w:val="22"/>
          <w:szCs w:val="22"/>
        </w:rPr>
        <w:t>specific matters.</w:t>
      </w:r>
    </w:p>
    <w:p w14:paraId="2BE1E462" w14:textId="49502404"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Term and Renewal</w:t>
      </w:r>
    </w:p>
    <w:p w14:paraId="14034DA2" w14:textId="77777777" w:rsidR="0010658E" w:rsidRPr="00D64E47" w:rsidRDefault="0010658E" w:rsidP="0010658E">
      <w:pPr>
        <w:numPr>
          <w:ilvl w:val="0"/>
          <w:numId w:val="2"/>
        </w:numPr>
        <w:rPr>
          <w:rFonts w:ascii="Aptos Narrow" w:hAnsi="Aptos Narrow"/>
          <w:sz w:val="22"/>
          <w:szCs w:val="22"/>
        </w:rPr>
      </w:pPr>
      <w:r w:rsidRPr="00D64E47">
        <w:rPr>
          <w:rFonts w:ascii="Aptos Narrow" w:hAnsi="Aptos Narrow"/>
          <w:sz w:val="22"/>
          <w:szCs w:val="22"/>
        </w:rPr>
        <w:t>Initial Term: Five (5) years from the applicable Service Commencement Date.</w:t>
      </w:r>
    </w:p>
    <w:p w14:paraId="5DC60502" w14:textId="6AE8C123" w:rsidR="0010658E" w:rsidRPr="00D64E47" w:rsidRDefault="0010658E" w:rsidP="0010658E">
      <w:pPr>
        <w:numPr>
          <w:ilvl w:val="0"/>
          <w:numId w:val="2"/>
        </w:numPr>
        <w:rPr>
          <w:rFonts w:ascii="Aptos Narrow" w:hAnsi="Aptos Narrow"/>
          <w:sz w:val="22"/>
          <w:szCs w:val="22"/>
        </w:rPr>
      </w:pPr>
      <w:r w:rsidRPr="00D64E47">
        <w:rPr>
          <w:rFonts w:ascii="Aptos Narrow" w:hAnsi="Aptos Narrow"/>
          <w:sz w:val="22"/>
          <w:szCs w:val="22"/>
        </w:rPr>
        <w:t>Renewal: Up to two (2) one</w:t>
      </w:r>
      <w:ins w:id="24" w:author="Gyan Gautam" w:date="2026-03-24T16:37:00Z" w16du:dateUtc="2026-03-24T16:37:19Z">
        <w:r w:rsidR="723D93AC" w:rsidRPr="4B001B5C">
          <w:rPr>
            <w:rFonts w:ascii="Aptos Narrow" w:hAnsi="Aptos Narrow"/>
            <w:sz w:val="22"/>
            <w:szCs w:val="22"/>
          </w:rPr>
          <w:t xml:space="preserve"> </w:t>
        </w:r>
      </w:ins>
      <w:r w:rsidRPr="00D64E47">
        <w:rPr>
          <w:rFonts w:ascii="Aptos Narrow" w:hAnsi="Aptos Narrow"/>
          <w:sz w:val="22"/>
          <w:szCs w:val="22"/>
        </w:rPr>
        <w:t>year extensions at FIS’s sole discretion</w:t>
      </w:r>
      <w:r w:rsidR="00AA5E2C" w:rsidRPr="00D64E47">
        <w:rPr>
          <w:rFonts w:ascii="Aptos Narrow" w:hAnsi="Aptos Narrow"/>
          <w:sz w:val="22"/>
          <w:szCs w:val="22"/>
        </w:rPr>
        <w:t>, subject to the SOW terms including pricing for years 6 and 7</w:t>
      </w:r>
      <w:r w:rsidRPr="00D64E47">
        <w:rPr>
          <w:rFonts w:ascii="Aptos Narrow" w:hAnsi="Aptos Narrow"/>
          <w:sz w:val="22"/>
          <w:szCs w:val="22"/>
        </w:rPr>
        <w:t>.</w:t>
      </w:r>
    </w:p>
    <w:p w14:paraId="737B3C05" w14:textId="0E87A8D0" w:rsidR="0010658E" w:rsidRPr="00D64E47" w:rsidRDefault="0010658E" w:rsidP="0010658E">
      <w:pPr>
        <w:numPr>
          <w:ilvl w:val="0"/>
          <w:numId w:val="2"/>
        </w:numPr>
        <w:rPr>
          <w:rFonts w:ascii="Aptos Narrow" w:hAnsi="Aptos Narrow"/>
          <w:sz w:val="22"/>
          <w:szCs w:val="22"/>
        </w:rPr>
      </w:pPr>
      <w:r w:rsidRPr="00D64E47">
        <w:rPr>
          <w:rFonts w:ascii="Aptos Narrow" w:hAnsi="Aptos Narrow"/>
          <w:sz w:val="22"/>
          <w:szCs w:val="22"/>
        </w:rPr>
        <w:t>FIS retains the right to terminate individual service towers, geographies, or volumes without impacting the remainder of the SOW.</w:t>
      </w:r>
    </w:p>
    <w:p w14:paraId="59BA8C18" w14:textId="3DAE116C"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Scope of Services</w:t>
      </w:r>
    </w:p>
    <w:p w14:paraId="649D4D5B" w14:textId="77777777" w:rsidR="0010658E" w:rsidRPr="00D64E47" w:rsidRDefault="0010658E" w:rsidP="0010658E">
      <w:pPr>
        <w:rPr>
          <w:rFonts w:ascii="Aptos Narrow" w:hAnsi="Aptos Narrow"/>
          <w:sz w:val="22"/>
          <w:szCs w:val="22"/>
        </w:rPr>
      </w:pPr>
      <w:r w:rsidRPr="00D64E47">
        <w:rPr>
          <w:rFonts w:ascii="Aptos Narrow" w:hAnsi="Aptos Narrow"/>
          <w:sz w:val="22"/>
          <w:szCs w:val="22"/>
        </w:rPr>
        <w:t>Service Provider shall deliver BPO services including, but not limited to:</w:t>
      </w:r>
    </w:p>
    <w:p w14:paraId="01AD97B2"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Customer Service (Tier 1 &amp; Tier 2)</w:t>
      </w:r>
    </w:p>
    <w:p w14:paraId="7BA12FE6"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Fraud Operations (basic and complex)</w:t>
      </w:r>
    </w:p>
    <w:p w14:paraId="71B77926"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Disputes and Chargebacks</w:t>
      </w:r>
    </w:p>
    <w:p w14:paraId="26AF9B9F"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Back</w:t>
      </w:r>
      <w:r w:rsidRPr="00D64E47">
        <w:rPr>
          <w:rFonts w:ascii="Aptos Narrow" w:hAnsi="Aptos Narrow"/>
          <w:sz w:val="22"/>
          <w:szCs w:val="22"/>
        </w:rPr>
        <w:noBreakHyphen/>
        <w:t>office Processing</w:t>
      </w:r>
    </w:p>
    <w:p w14:paraId="39F1DD22"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Debt &amp; Collections</w:t>
      </w:r>
    </w:p>
    <w:p w14:paraId="0EBD27F0" w14:textId="77777777" w:rsidR="0010658E" w:rsidRPr="00D64E47" w:rsidRDefault="0010658E" w:rsidP="0010658E">
      <w:pPr>
        <w:numPr>
          <w:ilvl w:val="0"/>
          <w:numId w:val="3"/>
        </w:numPr>
        <w:rPr>
          <w:rFonts w:ascii="Aptos Narrow" w:hAnsi="Aptos Narrow"/>
          <w:sz w:val="22"/>
          <w:szCs w:val="22"/>
        </w:rPr>
      </w:pPr>
      <w:r w:rsidRPr="00D64E47">
        <w:rPr>
          <w:rFonts w:ascii="Aptos Narrow" w:hAnsi="Aptos Narrow"/>
          <w:sz w:val="22"/>
          <w:szCs w:val="22"/>
        </w:rPr>
        <w:t>Ancillary and ad</w:t>
      </w:r>
      <w:r w:rsidRPr="00D64E47">
        <w:rPr>
          <w:rFonts w:ascii="Aptos Narrow" w:hAnsi="Aptos Narrow"/>
          <w:sz w:val="22"/>
          <w:szCs w:val="22"/>
        </w:rPr>
        <w:noBreakHyphen/>
        <w:t>hoc operational support</w:t>
      </w:r>
    </w:p>
    <w:p w14:paraId="43E6C20E" w14:textId="77777777" w:rsidR="006C27E0" w:rsidRPr="00D64E47" w:rsidRDefault="0010658E" w:rsidP="006C27E0">
      <w:pPr>
        <w:rPr>
          <w:rFonts w:ascii="Aptos Narrow" w:hAnsi="Aptos Narrow"/>
          <w:sz w:val="22"/>
          <w:szCs w:val="22"/>
        </w:rPr>
      </w:pPr>
      <w:r w:rsidRPr="00D64E47">
        <w:rPr>
          <w:rFonts w:ascii="Aptos Narrow" w:hAnsi="Aptos Narrow"/>
          <w:sz w:val="22"/>
          <w:szCs w:val="22"/>
        </w:rPr>
        <w:t>Services may be delivered via:</w:t>
      </w:r>
      <w:r w:rsidR="0012115F" w:rsidRPr="00D64E47">
        <w:rPr>
          <w:rFonts w:ascii="Aptos Narrow" w:hAnsi="Aptos Narrow"/>
          <w:sz w:val="22"/>
          <w:szCs w:val="22"/>
        </w:rPr>
        <w:t xml:space="preserve"> </w:t>
      </w:r>
    </w:p>
    <w:p w14:paraId="06F9E573" w14:textId="39DBE4D6" w:rsidR="0010658E" w:rsidRPr="00D64E47" w:rsidRDefault="0010658E" w:rsidP="006C27E0">
      <w:pPr>
        <w:pStyle w:val="ListParagraph"/>
        <w:numPr>
          <w:ilvl w:val="0"/>
          <w:numId w:val="19"/>
        </w:numPr>
        <w:rPr>
          <w:rFonts w:ascii="Aptos Narrow" w:hAnsi="Aptos Narrow"/>
          <w:sz w:val="22"/>
          <w:szCs w:val="22"/>
        </w:rPr>
      </w:pPr>
      <w:r w:rsidRPr="00D64E47">
        <w:rPr>
          <w:rFonts w:ascii="Aptos Narrow" w:hAnsi="Aptos Narrow"/>
          <w:sz w:val="22"/>
          <w:szCs w:val="22"/>
        </w:rPr>
        <w:t>Onshore, Nearshore, Offshore locations</w:t>
      </w:r>
    </w:p>
    <w:p w14:paraId="53B68FE9" w14:textId="77777777" w:rsidR="00D64E47" w:rsidRPr="00D64E47" w:rsidRDefault="00D64E47" w:rsidP="00D64E47">
      <w:pPr>
        <w:numPr>
          <w:ilvl w:val="0"/>
          <w:numId w:val="19"/>
        </w:numPr>
        <w:spacing w:before="100" w:beforeAutospacing="1" w:after="100" w:afterAutospacing="1" w:line="300" w:lineRule="atLeast"/>
        <w:rPr>
          <w:rFonts w:ascii="Aptos Narrow" w:eastAsia="Times New Roman" w:hAnsi="Aptos Narrow" w:cs="Segoe UI"/>
          <w:kern w:val="0"/>
          <w:sz w:val="22"/>
          <w:szCs w:val="22"/>
          <w:lang w:eastAsia="en-GB"/>
          <w14:ligatures w14:val="none"/>
        </w:rPr>
      </w:pPr>
      <w:r w:rsidRPr="00D64E47">
        <w:rPr>
          <w:rFonts w:ascii="Aptos Narrow" w:eastAsia="Times New Roman" w:hAnsi="Aptos Narrow" w:cs="Segoe UI"/>
          <w:kern w:val="0"/>
          <w:sz w:val="22"/>
          <w:szCs w:val="22"/>
          <w:lang w:eastAsia="en-GB"/>
          <w14:ligatures w14:val="none"/>
        </w:rPr>
        <w:t>Dedicated or blended delivery models, including WFH and/or WFO, subject to client and regulatory requirements.</w:t>
      </w:r>
    </w:p>
    <w:p w14:paraId="77A89269" w14:textId="07E20522"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Service Levels and Performance</w:t>
      </w:r>
    </w:p>
    <w:p w14:paraId="6ED00AC1" w14:textId="3E397DAF" w:rsidR="00EB1A35" w:rsidRPr="00D64E47" w:rsidRDefault="00EB1A35" w:rsidP="0010658E">
      <w:pPr>
        <w:numPr>
          <w:ilvl w:val="0"/>
          <w:numId w:val="5"/>
        </w:numPr>
        <w:rPr>
          <w:rFonts w:ascii="Aptos Narrow" w:hAnsi="Aptos Narrow"/>
          <w:sz w:val="22"/>
          <w:szCs w:val="22"/>
        </w:rPr>
      </w:pPr>
      <w:r w:rsidRPr="00D64E47">
        <w:rPr>
          <w:rFonts w:ascii="Aptos Narrow" w:hAnsi="Aptos Narrow"/>
          <w:sz w:val="22"/>
          <w:szCs w:val="22"/>
        </w:rPr>
        <w:t>Service Provider will support service levels aligned to FIS’s and its end clients’ highest applicable requirements.</w:t>
      </w:r>
    </w:p>
    <w:p w14:paraId="0B7D8E31" w14:textId="5510566A" w:rsidR="0010658E" w:rsidRPr="00D64E47" w:rsidRDefault="0010658E" w:rsidP="0010658E">
      <w:pPr>
        <w:numPr>
          <w:ilvl w:val="0"/>
          <w:numId w:val="5"/>
        </w:numPr>
        <w:rPr>
          <w:rFonts w:ascii="Aptos Narrow" w:hAnsi="Aptos Narrow"/>
          <w:sz w:val="22"/>
          <w:szCs w:val="22"/>
        </w:rPr>
      </w:pPr>
      <w:r w:rsidRPr="00D64E47">
        <w:rPr>
          <w:rFonts w:ascii="Aptos Narrow" w:hAnsi="Aptos Narrow"/>
          <w:sz w:val="22"/>
          <w:szCs w:val="22"/>
        </w:rPr>
        <w:lastRenderedPageBreak/>
        <w:t>SLAs, KPIs, and credits will be defined in the definitive SOW exhibits.</w:t>
      </w:r>
    </w:p>
    <w:p w14:paraId="6AC4A432" w14:textId="61DACD1D" w:rsidR="0010658E" w:rsidRPr="00D64E47" w:rsidRDefault="0010658E" w:rsidP="0010658E">
      <w:pPr>
        <w:numPr>
          <w:ilvl w:val="0"/>
          <w:numId w:val="5"/>
        </w:numPr>
        <w:rPr>
          <w:rFonts w:ascii="Aptos Narrow" w:hAnsi="Aptos Narrow"/>
          <w:sz w:val="22"/>
          <w:szCs w:val="22"/>
        </w:rPr>
      </w:pPr>
      <w:del w:id="25" w:author="Ellen Piazza" w:date="2026-03-25T10:47:00Z" w16du:dateUtc="2026-03-25T14:47:00Z">
        <w:r w:rsidRPr="002027F1" w:rsidDel="002027F1">
          <w:rPr>
            <w:rFonts w:ascii="Aptos Narrow" w:hAnsi="Aptos Narrow"/>
            <w:sz w:val="22"/>
            <w:szCs w:val="22"/>
          </w:rPr>
          <w:delText>Persistent</w:delText>
        </w:r>
        <w:r w:rsidRPr="00D64E47" w:rsidDel="002027F1">
          <w:rPr>
            <w:rFonts w:ascii="Aptos Narrow" w:hAnsi="Aptos Narrow"/>
            <w:sz w:val="22"/>
            <w:szCs w:val="22"/>
          </w:rPr>
          <w:delText xml:space="preserve"> </w:delText>
        </w:r>
      </w:del>
      <w:r w:rsidRPr="00D64E47">
        <w:rPr>
          <w:rFonts w:ascii="Aptos Narrow" w:hAnsi="Aptos Narrow"/>
          <w:sz w:val="22"/>
          <w:szCs w:val="22"/>
        </w:rPr>
        <w:t>SLA failure</w:t>
      </w:r>
      <w:ins w:id="26" w:author="Ellen Piazza" w:date="2026-03-25T10:47:00Z" w16du:dateUtc="2026-03-25T14:47:00Z">
        <w:r w:rsidR="0014204B">
          <w:rPr>
            <w:rFonts w:ascii="Aptos Narrow" w:hAnsi="Aptos Narrow"/>
            <w:sz w:val="22"/>
            <w:szCs w:val="22"/>
          </w:rPr>
          <w:t xml:space="preserve"> </w:t>
        </w:r>
      </w:ins>
      <w:ins w:id="27" w:author="Ellen Piazza" w:date="2026-03-25T10:48:00Z" w16du:dateUtc="2026-03-25T14:48:00Z">
        <w:r w:rsidR="0014204B">
          <w:rPr>
            <w:rFonts w:ascii="Aptos Narrow" w:hAnsi="Aptos Narrow"/>
            <w:sz w:val="22"/>
            <w:szCs w:val="22"/>
          </w:rPr>
          <w:t xml:space="preserve">from either </w:t>
        </w:r>
        <w:r w:rsidR="00347006">
          <w:rPr>
            <w:rFonts w:ascii="Aptos Narrow" w:hAnsi="Aptos Narrow"/>
            <w:sz w:val="22"/>
            <w:szCs w:val="22"/>
          </w:rPr>
          <w:t>FIS or Service Provider may</w:t>
        </w:r>
      </w:ins>
      <w:r w:rsidRPr="00D64E47">
        <w:rPr>
          <w:rFonts w:ascii="Aptos Narrow" w:hAnsi="Aptos Narrow"/>
          <w:sz w:val="22"/>
          <w:szCs w:val="22"/>
        </w:rPr>
        <w:t xml:space="preserve"> constitute</w:t>
      </w:r>
      <w:del w:id="28" w:author="Ellen Piazza" w:date="2026-03-25T10:48:00Z" w16du:dateUtc="2026-03-25T14:48:00Z">
        <w:r w:rsidRPr="00D64E47" w:rsidDel="00347006">
          <w:rPr>
            <w:rFonts w:ascii="Aptos Narrow" w:hAnsi="Aptos Narrow"/>
            <w:sz w:val="22"/>
            <w:szCs w:val="22"/>
          </w:rPr>
          <w:delText>s</w:delText>
        </w:r>
      </w:del>
      <w:r w:rsidRPr="00D64E47">
        <w:rPr>
          <w:rFonts w:ascii="Aptos Narrow" w:hAnsi="Aptos Narrow"/>
          <w:sz w:val="22"/>
          <w:szCs w:val="22"/>
        </w:rPr>
        <w:t xml:space="preserve"> grounds for: </w:t>
      </w:r>
    </w:p>
    <w:p w14:paraId="14DC0D6D" w14:textId="77777777" w:rsidR="0010658E" w:rsidRPr="00D64E47" w:rsidRDefault="0010658E" w:rsidP="0010658E">
      <w:pPr>
        <w:numPr>
          <w:ilvl w:val="1"/>
          <w:numId w:val="5"/>
        </w:numPr>
        <w:rPr>
          <w:rFonts w:ascii="Aptos Narrow" w:hAnsi="Aptos Narrow"/>
          <w:sz w:val="22"/>
          <w:szCs w:val="22"/>
        </w:rPr>
      </w:pPr>
      <w:r w:rsidRPr="00D64E47">
        <w:rPr>
          <w:rFonts w:ascii="Aptos Narrow" w:hAnsi="Aptos Narrow"/>
          <w:sz w:val="22"/>
          <w:szCs w:val="22"/>
        </w:rPr>
        <w:t>Step</w:t>
      </w:r>
      <w:r w:rsidRPr="00D64E47">
        <w:rPr>
          <w:rFonts w:ascii="Aptos Narrow" w:hAnsi="Aptos Narrow"/>
          <w:sz w:val="22"/>
          <w:szCs w:val="22"/>
        </w:rPr>
        <w:noBreakHyphen/>
        <w:t>in rights</w:t>
      </w:r>
    </w:p>
    <w:p w14:paraId="58FBBA6E" w14:textId="77777777" w:rsidR="0010658E" w:rsidRPr="00D64E47" w:rsidRDefault="0010658E" w:rsidP="0010658E">
      <w:pPr>
        <w:numPr>
          <w:ilvl w:val="1"/>
          <w:numId w:val="5"/>
        </w:numPr>
        <w:rPr>
          <w:rFonts w:ascii="Aptos Narrow" w:hAnsi="Aptos Narrow"/>
          <w:sz w:val="22"/>
          <w:szCs w:val="22"/>
        </w:rPr>
      </w:pPr>
      <w:r w:rsidRPr="00D64E47">
        <w:rPr>
          <w:rFonts w:ascii="Aptos Narrow" w:hAnsi="Aptos Narrow"/>
          <w:sz w:val="22"/>
          <w:szCs w:val="22"/>
        </w:rPr>
        <w:t>Volume reallocation</w:t>
      </w:r>
    </w:p>
    <w:p w14:paraId="4C2BF1C4" w14:textId="77777777" w:rsidR="0010658E" w:rsidRPr="00D64E47" w:rsidRDefault="0010658E" w:rsidP="0010658E">
      <w:pPr>
        <w:numPr>
          <w:ilvl w:val="1"/>
          <w:numId w:val="5"/>
        </w:numPr>
        <w:rPr>
          <w:rFonts w:ascii="Aptos Narrow" w:hAnsi="Aptos Narrow"/>
          <w:sz w:val="22"/>
          <w:szCs w:val="22"/>
        </w:rPr>
      </w:pPr>
      <w:r w:rsidRPr="00D64E47">
        <w:rPr>
          <w:rFonts w:ascii="Aptos Narrow" w:hAnsi="Aptos Narrow"/>
          <w:sz w:val="22"/>
          <w:szCs w:val="22"/>
        </w:rPr>
        <w:t>Partial or full termination for cause</w:t>
      </w:r>
    </w:p>
    <w:p w14:paraId="4BF7E94A" w14:textId="3AA7009B" w:rsidR="0010658E" w:rsidRPr="00D64E47" w:rsidRDefault="0010658E" w:rsidP="0010658E">
      <w:pPr>
        <w:rPr>
          <w:rFonts w:ascii="Aptos Narrow" w:hAnsi="Aptos Narrow"/>
          <w:sz w:val="22"/>
          <w:szCs w:val="22"/>
        </w:rPr>
      </w:pPr>
      <w:r w:rsidRPr="00347006">
        <w:rPr>
          <w:rFonts w:ascii="Aptos Narrow" w:hAnsi="Aptos Narrow"/>
          <w:sz w:val="22"/>
          <w:szCs w:val="22"/>
        </w:rPr>
        <w:t xml:space="preserve">Service Provider commits to </w:t>
      </w:r>
      <w:del w:id="29" w:author="Ellen Piazza" w:date="2026-03-25T10:49:00Z" w16du:dateUtc="2026-03-25T14:49:00Z">
        <w:r w:rsidRPr="00347006" w:rsidDel="003A6C10">
          <w:rPr>
            <w:rFonts w:ascii="Aptos Narrow" w:hAnsi="Aptos Narrow"/>
            <w:sz w:val="22"/>
            <w:szCs w:val="22"/>
          </w:rPr>
          <w:delText xml:space="preserve">continuous </w:delText>
        </w:r>
      </w:del>
      <w:r w:rsidRPr="00347006">
        <w:rPr>
          <w:rFonts w:ascii="Aptos Narrow" w:hAnsi="Aptos Narrow"/>
          <w:sz w:val="22"/>
          <w:szCs w:val="22"/>
        </w:rPr>
        <w:t xml:space="preserve">performance improvement, including measurable </w:t>
      </w:r>
      <w:del w:id="30" w:author="Ellen Piazza" w:date="2026-03-25T10:50:00Z" w16du:dateUtc="2026-03-25T14:50:00Z">
        <w:r w:rsidRPr="00347006" w:rsidDel="00AC75B7">
          <w:rPr>
            <w:rFonts w:ascii="Aptos Narrow" w:hAnsi="Aptos Narrow"/>
            <w:sz w:val="22"/>
            <w:szCs w:val="22"/>
          </w:rPr>
          <w:delText>productivity gains</w:delText>
        </w:r>
      </w:del>
      <w:ins w:id="31" w:author="Ellen Piazza" w:date="2026-03-25T10:50:00Z" w16du:dateUtc="2026-03-25T14:50:00Z">
        <w:r w:rsidR="00AC75B7">
          <w:rPr>
            <w:rFonts w:ascii="Aptos Narrow" w:hAnsi="Aptos Narrow"/>
            <w:sz w:val="22"/>
            <w:szCs w:val="22"/>
          </w:rPr>
          <w:t>cost savings for FIS</w:t>
        </w:r>
      </w:ins>
      <w:r w:rsidRPr="00347006">
        <w:rPr>
          <w:rFonts w:ascii="Aptos Narrow" w:hAnsi="Aptos Narrow"/>
          <w:sz w:val="22"/>
          <w:szCs w:val="22"/>
        </w:rPr>
        <w:t xml:space="preserve"> over the contract term.</w:t>
      </w:r>
    </w:p>
    <w:p w14:paraId="00BD9593" w14:textId="6F44B177"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Pricing Principles (RFP Position)</w:t>
      </w:r>
    </w:p>
    <w:p w14:paraId="041FEC24" w14:textId="7B862539" w:rsidR="0010658E" w:rsidRPr="00D64E47" w:rsidRDefault="008A66B4" w:rsidP="00EC3F5F">
      <w:pPr>
        <w:numPr>
          <w:ilvl w:val="0"/>
          <w:numId w:val="6"/>
        </w:numPr>
        <w:rPr>
          <w:rFonts w:ascii="Aptos Narrow" w:hAnsi="Aptos Narrow"/>
          <w:sz w:val="22"/>
          <w:szCs w:val="22"/>
        </w:rPr>
      </w:pPr>
      <w:r w:rsidRPr="00D64E47">
        <w:rPr>
          <w:rFonts w:ascii="Aptos Narrow" w:hAnsi="Aptos Narrow"/>
          <w:sz w:val="22"/>
          <w:szCs w:val="22"/>
        </w:rPr>
        <w:t>Pricing to be submitted as part of the RFP response, in accordance with the requirements set out in</w:t>
      </w:r>
      <w:r w:rsidR="000E1937" w:rsidRPr="00D64E47">
        <w:rPr>
          <w:rFonts w:ascii="Aptos Narrow" w:hAnsi="Aptos Narrow"/>
          <w:sz w:val="22"/>
          <w:szCs w:val="22"/>
        </w:rPr>
        <w:t xml:space="preserve"> section </w:t>
      </w:r>
      <w:r w:rsidR="00086FE6">
        <w:rPr>
          <w:rFonts w:ascii="Aptos Narrow" w:hAnsi="Aptos Narrow"/>
          <w:sz w:val="22"/>
          <w:szCs w:val="22"/>
        </w:rPr>
        <w:t>‘</w:t>
      </w:r>
      <w:r w:rsidR="003D71EF" w:rsidRPr="003D71EF">
        <w:rPr>
          <w:rFonts w:ascii="Aptos Narrow" w:hAnsi="Aptos Narrow"/>
          <w:sz w:val="22"/>
          <w:szCs w:val="22"/>
        </w:rPr>
        <w:t>3.</w:t>
      </w:r>
      <w:r w:rsidR="009B5B4D">
        <w:rPr>
          <w:rFonts w:ascii="Aptos Narrow" w:hAnsi="Aptos Narrow"/>
          <w:sz w:val="22"/>
          <w:szCs w:val="22"/>
        </w:rPr>
        <w:t>2.</w:t>
      </w:r>
      <w:r w:rsidR="003D71EF" w:rsidRPr="003D71EF">
        <w:rPr>
          <w:rFonts w:ascii="Aptos Narrow" w:hAnsi="Aptos Narrow"/>
          <w:sz w:val="22"/>
          <w:szCs w:val="22"/>
        </w:rPr>
        <w:t xml:space="preserve"> Commercial Offer to Include</w:t>
      </w:r>
      <w:r w:rsidR="009B5B4D">
        <w:rPr>
          <w:rFonts w:ascii="Aptos Narrow" w:hAnsi="Aptos Narrow"/>
          <w:sz w:val="22"/>
          <w:szCs w:val="22"/>
        </w:rPr>
        <w:t>’</w:t>
      </w:r>
      <w:r w:rsidR="003D71EF">
        <w:rPr>
          <w:rFonts w:ascii="Aptos Narrow" w:hAnsi="Aptos Narrow"/>
          <w:sz w:val="22"/>
          <w:szCs w:val="22"/>
        </w:rPr>
        <w:t xml:space="preserve"> </w:t>
      </w:r>
      <w:r w:rsidR="000E1937" w:rsidRPr="00D64E47">
        <w:rPr>
          <w:rFonts w:ascii="Aptos Narrow" w:hAnsi="Aptos Narrow"/>
          <w:sz w:val="22"/>
          <w:szCs w:val="22"/>
        </w:rPr>
        <w:t>of</w:t>
      </w:r>
      <w:r w:rsidRPr="00D64E47">
        <w:rPr>
          <w:rFonts w:ascii="Aptos Narrow" w:hAnsi="Aptos Narrow"/>
          <w:sz w:val="22"/>
          <w:szCs w:val="22"/>
        </w:rPr>
        <w:t xml:space="preserve"> the RFP</w:t>
      </w:r>
      <w:r w:rsidR="00A62DCB" w:rsidRPr="00D64E47">
        <w:rPr>
          <w:rFonts w:ascii="Aptos Narrow" w:hAnsi="Aptos Narrow"/>
          <w:sz w:val="22"/>
          <w:szCs w:val="22"/>
        </w:rPr>
        <w:t xml:space="preserve"> </w:t>
      </w:r>
      <w:r w:rsidR="00631A91" w:rsidRPr="00D64E47">
        <w:rPr>
          <w:rFonts w:ascii="Aptos Narrow" w:hAnsi="Aptos Narrow"/>
          <w:sz w:val="22"/>
          <w:szCs w:val="22"/>
        </w:rPr>
        <w:t>statement document.</w:t>
      </w:r>
    </w:p>
    <w:p w14:paraId="636C187D" w14:textId="7ECD7760" w:rsidR="00CE71F9" w:rsidRPr="008B7B96" w:rsidRDefault="00CE71F9" w:rsidP="00EC3F5F">
      <w:pPr>
        <w:numPr>
          <w:ilvl w:val="0"/>
          <w:numId w:val="6"/>
        </w:numPr>
        <w:rPr>
          <w:rFonts w:ascii="Aptos Narrow" w:hAnsi="Aptos Narrow"/>
          <w:sz w:val="22"/>
          <w:szCs w:val="22"/>
        </w:rPr>
      </w:pPr>
      <w:del w:id="32" w:author="Ellen Piazza" w:date="2026-03-25T10:58:00Z" w16du:dateUtc="2026-03-25T14:58:00Z">
        <w:r w:rsidRPr="008B7B96" w:rsidDel="001B45A7">
          <w:rPr>
            <w:rFonts w:ascii="Aptos Narrow" w:hAnsi="Aptos Narrow"/>
            <w:sz w:val="22"/>
            <w:szCs w:val="22"/>
          </w:rPr>
          <w:delText xml:space="preserve">All </w:delText>
        </w:r>
      </w:del>
      <w:r w:rsidRPr="008B7B96">
        <w:rPr>
          <w:rFonts w:ascii="Aptos Narrow" w:hAnsi="Aptos Narrow"/>
          <w:sz w:val="22"/>
          <w:szCs w:val="22"/>
        </w:rPr>
        <w:t xml:space="preserve">COLA and inflationary impacts </w:t>
      </w:r>
      <w:ins w:id="33" w:author="Ellen Piazza" w:date="2026-03-25T10:59:00Z" w16du:dateUtc="2026-03-25T14:59:00Z">
        <w:r w:rsidR="001B45A7">
          <w:rPr>
            <w:rFonts w:ascii="Aptos Narrow" w:hAnsi="Aptos Narrow"/>
            <w:sz w:val="22"/>
            <w:szCs w:val="22"/>
          </w:rPr>
          <w:t>will not</w:t>
        </w:r>
      </w:ins>
      <w:del w:id="34" w:author="Ellen Piazza" w:date="2026-03-25T10:59:00Z" w16du:dateUtc="2026-03-25T14:59:00Z">
        <w:r w:rsidRPr="008B7B96" w:rsidDel="001B45A7">
          <w:rPr>
            <w:rFonts w:ascii="Aptos Narrow" w:hAnsi="Aptos Narrow"/>
            <w:sz w:val="22"/>
            <w:szCs w:val="22"/>
          </w:rPr>
          <w:delText>must</w:delText>
        </w:r>
      </w:del>
      <w:r w:rsidRPr="008B7B96">
        <w:rPr>
          <w:rFonts w:ascii="Aptos Narrow" w:hAnsi="Aptos Narrow"/>
          <w:sz w:val="22"/>
          <w:szCs w:val="22"/>
        </w:rPr>
        <w:t xml:space="preserve"> be fully baked into the proposed rates for the </w:t>
      </w:r>
      <w:del w:id="35" w:author="NATALIE YIEH" w:date="2026-03-26T09:13:00Z" w16du:dateUtc="2026-03-26T13:13:00Z">
        <w:r w:rsidRPr="008B7B96" w:rsidDel="00F96C4E">
          <w:rPr>
            <w:rFonts w:ascii="Aptos Narrow" w:hAnsi="Aptos Narrow"/>
            <w:sz w:val="22"/>
            <w:szCs w:val="22"/>
          </w:rPr>
          <w:delText xml:space="preserve">seven </w:delText>
        </w:r>
      </w:del>
      <w:ins w:id="36" w:author="NATALIE YIEH" w:date="2026-03-26T09:13:00Z" w16du:dateUtc="2026-03-26T13:13:00Z">
        <w:r w:rsidR="00F96C4E" w:rsidRPr="008B7B96">
          <w:rPr>
            <w:rFonts w:ascii="Aptos Narrow" w:hAnsi="Aptos Narrow"/>
            <w:sz w:val="22"/>
            <w:szCs w:val="22"/>
          </w:rPr>
          <w:t xml:space="preserve"> </w:t>
        </w:r>
        <w:r w:rsidR="00F96C4E">
          <w:rPr>
            <w:rFonts w:ascii="Aptos Narrow" w:hAnsi="Aptos Narrow"/>
            <w:sz w:val="22"/>
            <w:szCs w:val="22"/>
          </w:rPr>
          <w:t>five (</w:t>
        </w:r>
      </w:ins>
      <w:ins w:id="37" w:author="Ellen Piazza" w:date="2026-03-25T10:59:00Z" w16du:dateUtc="2026-03-25T14:59:00Z">
        <w:r w:rsidR="001B45A7">
          <w:rPr>
            <w:rFonts w:ascii="Aptos Narrow" w:hAnsi="Aptos Narrow"/>
            <w:sz w:val="22"/>
            <w:szCs w:val="22"/>
          </w:rPr>
          <w:t>5</w:t>
        </w:r>
      </w:ins>
      <w:del w:id="38" w:author="Ellen Piazza" w:date="2026-03-25T10:59:00Z" w16du:dateUtc="2026-03-25T14:59:00Z">
        <w:r w:rsidR="009D7E56" w:rsidRPr="008B7B96" w:rsidDel="001B45A7">
          <w:rPr>
            <w:rFonts w:ascii="Aptos Narrow" w:hAnsi="Aptos Narrow"/>
            <w:sz w:val="22"/>
            <w:szCs w:val="22"/>
          </w:rPr>
          <w:delText>7</w:delText>
        </w:r>
      </w:del>
      <w:r w:rsidR="009D7E56" w:rsidRPr="008B7B96">
        <w:rPr>
          <w:rFonts w:ascii="Aptos Narrow" w:hAnsi="Aptos Narrow"/>
          <w:sz w:val="22"/>
          <w:szCs w:val="22"/>
        </w:rPr>
        <w:t>)</w:t>
      </w:r>
      <w:r w:rsidR="009D7E56" w:rsidRPr="008B7B96">
        <w:rPr>
          <w:rFonts w:ascii="Aptos Narrow" w:hAnsi="Aptos Narrow" w:cs="Cambria Math"/>
          <w:sz w:val="22"/>
          <w:szCs w:val="22"/>
        </w:rPr>
        <w:t xml:space="preserve"> </w:t>
      </w:r>
      <w:r w:rsidRPr="008B7B96">
        <w:rPr>
          <w:rFonts w:ascii="Aptos Narrow" w:hAnsi="Aptos Narrow"/>
          <w:sz w:val="22"/>
          <w:szCs w:val="22"/>
        </w:rPr>
        <w:t xml:space="preserve">year committed pricing </w:t>
      </w:r>
      <w:commentRangeStart w:id="39"/>
      <w:r w:rsidRPr="008B7B96">
        <w:rPr>
          <w:rFonts w:ascii="Aptos Narrow" w:hAnsi="Aptos Narrow"/>
          <w:sz w:val="22"/>
          <w:szCs w:val="22"/>
        </w:rPr>
        <w:t>term</w:t>
      </w:r>
      <w:commentRangeEnd w:id="39"/>
      <w:r w:rsidR="00B95FD6" w:rsidRPr="008B7B96">
        <w:rPr>
          <w:rStyle w:val="CommentReference"/>
          <w:rFonts w:ascii="Aptos Narrow" w:hAnsi="Aptos Narrow"/>
          <w:sz w:val="22"/>
          <w:szCs w:val="22"/>
        </w:rPr>
        <w:commentReference w:id="39"/>
      </w:r>
      <w:r w:rsidRPr="008B7B96">
        <w:rPr>
          <w:rFonts w:ascii="Aptos Narrow" w:hAnsi="Aptos Narrow"/>
          <w:sz w:val="22"/>
          <w:szCs w:val="22"/>
        </w:rPr>
        <w:t>.</w:t>
      </w:r>
      <w:ins w:id="40" w:author="Ellen Piazza" w:date="2026-03-25T11:10:00Z" w16du:dateUtc="2026-03-25T15:10:00Z">
        <w:r w:rsidR="00E50706">
          <w:rPr>
            <w:rFonts w:ascii="Aptos Narrow" w:hAnsi="Aptos Narrow"/>
            <w:sz w:val="22"/>
            <w:szCs w:val="22"/>
          </w:rPr>
          <w:t xml:space="preserve"> </w:t>
        </w:r>
      </w:ins>
      <w:ins w:id="41" w:author="Ellen Piazza" w:date="2026-03-25T10:59:00Z" w16du:dateUtc="2026-03-25T14:59:00Z">
        <w:r w:rsidR="001B45A7">
          <w:rPr>
            <w:rFonts w:ascii="Aptos Narrow" w:hAnsi="Aptos Narrow"/>
            <w:sz w:val="22"/>
            <w:szCs w:val="22"/>
          </w:rPr>
          <w:t xml:space="preserve"> </w:t>
        </w:r>
      </w:ins>
      <w:ins w:id="42" w:author="Ellen Piazza" w:date="2026-03-25T10:56:00Z" w16du:dateUtc="2026-03-25T14:56:00Z">
        <w:r w:rsidR="00BC7DDE">
          <w:rPr>
            <w:rFonts w:ascii="Aptos Narrow" w:hAnsi="Aptos Narrow"/>
            <w:sz w:val="22"/>
            <w:szCs w:val="22"/>
          </w:rPr>
          <w:t>A</w:t>
        </w:r>
      </w:ins>
      <w:del w:id="43" w:author="Ellen Piazza" w:date="2026-03-25T10:56:00Z" w16du:dateUtc="2026-03-25T14:56:00Z">
        <w:r w:rsidRPr="008B7B96" w:rsidDel="00BC7DDE">
          <w:rPr>
            <w:rFonts w:ascii="Aptos Narrow" w:hAnsi="Aptos Narrow"/>
            <w:sz w:val="22"/>
            <w:szCs w:val="22"/>
          </w:rPr>
          <w:delText xml:space="preserve"> No a</w:delText>
        </w:r>
      </w:del>
      <w:r w:rsidRPr="008B7B96">
        <w:rPr>
          <w:rFonts w:ascii="Aptos Narrow" w:hAnsi="Aptos Narrow"/>
          <w:sz w:val="22"/>
          <w:szCs w:val="22"/>
        </w:rPr>
        <w:t xml:space="preserve">nnual price uplifts shall </w:t>
      </w:r>
      <w:ins w:id="44" w:author="Ellen Piazza" w:date="2026-03-25T10:56:00Z" w16du:dateUtc="2026-03-25T14:56:00Z">
        <w:r w:rsidR="00BC7DDE">
          <w:rPr>
            <w:rFonts w:ascii="Aptos Narrow" w:hAnsi="Aptos Narrow"/>
            <w:sz w:val="22"/>
            <w:szCs w:val="22"/>
          </w:rPr>
          <w:t>be subject to negotiation</w:t>
        </w:r>
      </w:ins>
      <w:ins w:id="45" w:author="Ellen Piazza" w:date="2026-03-25T10:57:00Z" w16du:dateUtc="2026-03-25T14:57:00Z">
        <w:r w:rsidR="0094659E">
          <w:rPr>
            <w:rFonts w:ascii="Aptos Narrow" w:hAnsi="Aptos Narrow"/>
            <w:sz w:val="22"/>
            <w:szCs w:val="22"/>
          </w:rPr>
          <w:t xml:space="preserve"> </w:t>
        </w:r>
        <w:r w:rsidR="00A96E26">
          <w:rPr>
            <w:rFonts w:ascii="Aptos Narrow" w:hAnsi="Aptos Narrow"/>
            <w:sz w:val="22"/>
            <w:szCs w:val="22"/>
          </w:rPr>
          <w:t>if FIS extends the SOW for additional option terms</w:t>
        </w:r>
      </w:ins>
      <w:ins w:id="46" w:author="Ellen Piazza" w:date="2026-03-25T10:56:00Z" w16du:dateUtc="2026-03-25T14:56:00Z">
        <w:r w:rsidR="00BC7DDE">
          <w:rPr>
            <w:rFonts w:ascii="Aptos Narrow" w:hAnsi="Aptos Narrow"/>
            <w:sz w:val="22"/>
            <w:szCs w:val="22"/>
          </w:rPr>
          <w:t>.</w:t>
        </w:r>
      </w:ins>
      <w:del w:id="47" w:author="Ellen Piazza" w:date="2026-03-25T10:56:00Z" w16du:dateUtc="2026-03-25T14:56:00Z">
        <w:r w:rsidRPr="008B7B96" w:rsidDel="00BC7DDE">
          <w:rPr>
            <w:rFonts w:ascii="Aptos Narrow" w:hAnsi="Aptos Narrow"/>
            <w:sz w:val="22"/>
            <w:szCs w:val="22"/>
          </w:rPr>
          <w:delText>apply</w:delText>
        </w:r>
      </w:del>
      <w:r w:rsidRPr="008B7B96">
        <w:rPr>
          <w:rFonts w:ascii="Aptos Narrow" w:hAnsi="Aptos Narrow"/>
          <w:sz w:val="22"/>
          <w:szCs w:val="22"/>
        </w:rPr>
        <w:t>.</w:t>
      </w:r>
    </w:p>
    <w:p w14:paraId="7B73CA34" w14:textId="6CDBECED" w:rsidR="0010658E" w:rsidRPr="00D64E47" w:rsidRDefault="0010658E" w:rsidP="0010658E">
      <w:pPr>
        <w:numPr>
          <w:ilvl w:val="0"/>
          <w:numId w:val="6"/>
        </w:numPr>
        <w:rPr>
          <w:rFonts w:ascii="Aptos Narrow" w:hAnsi="Aptos Narrow"/>
          <w:sz w:val="22"/>
          <w:szCs w:val="22"/>
        </w:rPr>
      </w:pPr>
      <w:r w:rsidRPr="00D64E47">
        <w:rPr>
          <w:rFonts w:ascii="Aptos Narrow" w:hAnsi="Aptos Narrow"/>
          <w:sz w:val="22"/>
          <w:szCs w:val="22"/>
        </w:rPr>
        <w:t xml:space="preserve">Benchmarking rights apply annually to ensure </w:t>
      </w:r>
      <w:r w:rsidRPr="676F1704">
        <w:rPr>
          <w:rFonts w:ascii="Aptos Narrow" w:hAnsi="Aptos Narrow"/>
          <w:sz w:val="22"/>
          <w:szCs w:val="22"/>
        </w:rPr>
        <w:t>top</w:t>
      </w:r>
      <w:ins w:id="48" w:author="Ellen Piazza" w:date="2026-03-25T10:09:00Z" w16du:dateUtc="2026-03-25T14:09:00Z">
        <w:r w:rsidR="008F5DAE">
          <w:rPr>
            <w:rFonts w:ascii="Aptos Narrow" w:hAnsi="Aptos Narrow"/>
            <w:sz w:val="22"/>
            <w:szCs w:val="22"/>
          </w:rPr>
          <w:t xml:space="preserve"> </w:t>
        </w:r>
      </w:ins>
      <w:r w:rsidRPr="676F1704">
        <w:rPr>
          <w:rFonts w:ascii="Aptos Narrow" w:hAnsi="Aptos Narrow"/>
          <w:sz w:val="22"/>
          <w:szCs w:val="22"/>
        </w:rPr>
        <w:t>quartile</w:t>
      </w:r>
      <w:r w:rsidRPr="00D64E47">
        <w:rPr>
          <w:rFonts w:ascii="Aptos Narrow" w:hAnsi="Aptos Narrow"/>
          <w:sz w:val="22"/>
          <w:szCs w:val="22"/>
        </w:rPr>
        <w:t xml:space="preserve"> market competitiveness</w:t>
      </w:r>
      <w:ins w:id="49" w:author="Maria Bennett" w:date="2026-03-25T03:35:00Z" w16du:dateUtc="2026-03-25T03:35:35Z">
        <w:r w:rsidR="58B9B24C" w:rsidRPr="676F1704">
          <w:rPr>
            <w:rFonts w:ascii="Aptos Narrow" w:hAnsi="Aptos Narrow"/>
            <w:sz w:val="22"/>
            <w:szCs w:val="22"/>
          </w:rPr>
          <w:t>, based on defined criteria mutually determined by the parties</w:t>
        </w:r>
      </w:ins>
      <w:r w:rsidRPr="00D64E47">
        <w:rPr>
          <w:rFonts w:ascii="Aptos Narrow" w:hAnsi="Aptos Narrow"/>
          <w:sz w:val="22"/>
          <w:szCs w:val="22"/>
        </w:rPr>
        <w:t>.</w:t>
      </w:r>
    </w:p>
    <w:p w14:paraId="2421217B" w14:textId="36EC1B4C"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Commercial Value Commitments</w:t>
      </w:r>
    </w:p>
    <w:p w14:paraId="260E3770" w14:textId="28085A25" w:rsidR="0010658E" w:rsidRPr="00D64E47" w:rsidRDefault="0010658E" w:rsidP="0010658E">
      <w:pPr>
        <w:rPr>
          <w:rFonts w:ascii="Aptos Narrow" w:hAnsi="Aptos Narrow"/>
          <w:sz w:val="22"/>
          <w:szCs w:val="22"/>
        </w:rPr>
      </w:pPr>
      <w:r w:rsidRPr="00D64E47">
        <w:rPr>
          <w:rFonts w:ascii="Aptos Narrow" w:hAnsi="Aptos Narrow"/>
          <w:sz w:val="22"/>
          <w:szCs w:val="22"/>
        </w:rPr>
        <w:t>Service Provider is expected to commit to the following value levers:</w:t>
      </w:r>
    </w:p>
    <w:p w14:paraId="0A718FAB" w14:textId="77777777" w:rsidR="0010658E" w:rsidRPr="00D64E47" w:rsidRDefault="0010658E" w:rsidP="0010658E">
      <w:pPr>
        <w:rPr>
          <w:rFonts w:ascii="Aptos Narrow" w:hAnsi="Aptos Narrow"/>
          <w:b/>
          <w:bCs/>
          <w:sz w:val="22"/>
          <w:szCs w:val="22"/>
        </w:rPr>
      </w:pPr>
      <w:r w:rsidRPr="00D64E47">
        <w:rPr>
          <w:rFonts w:ascii="Aptos Narrow" w:hAnsi="Aptos Narrow"/>
          <w:b/>
          <w:bCs/>
          <w:sz w:val="22"/>
          <w:szCs w:val="22"/>
        </w:rPr>
        <w:t>6.1 Rebates / Gainshare</w:t>
      </w:r>
    </w:p>
    <w:p w14:paraId="41A14DA4" w14:textId="77777777" w:rsidR="0010658E" w:rsidRPr="00D64E47" w:rsidRDefault="0010658E" w:rsidP="0010658E">
      <w:pPr>
        <w:numPr>
          <w:ilvl w:val="0"/>
          <w:numId w:val="7"/>
        </w:numPr>
        <w:rPr>
          <w:rFonts w:ascii="Aptos Narrow" w:hAnsi="Aptos Narrow"/>
          <w:sz w:val="22"/>
          <w:szCs w:val="22"/>
        </w:rPr>
      </w:pPr>
      <w:r w:rsidRPr="00D64E47">
        <w:rPr>
          <w:rFonts w:ascii="Aptos Narrow" w:hAnsi="Aptos Narrow"/>
          <w:sz w:val="22"/>
          <w:szCs w:val="22"/>
        </w:rPr>
        <w:t xml:space="preserve">Rebates linked to: </w:t>
      </w:r>
    </w:p>
    <w:p w14:paraId="642C6118" w14:textId="77777777" w:rsidR="0010658E" w:rsidRPr="00D64E47" w:rsidRDefault="0010658E" w:rsidP="0010658E">
      <w:pPr>
        <w:numPr>
          <w:ilvl w:val="1"/>
          <w:numId w:val="7"/>
        </w:numPr>
        <w:rPr>
          <w:rFonts w:ascii="Aptos Narrow" w:hAnsi="Aptos Narrow"/>
          <w:sz w:val="22"/>
          <w:szCs w:val="22"/>
        </w:rPr>
      </w:pPr>
      <w:r w:rsidRPr="00D64E47">
        <w:rPr>
          <w:rFonts w:ascii="Aptos Narrow" w:hAnsi="Aptos Narrow"/>
          <w:sz w:val="22"/>
          <w:szCs w:val="22"/>
        </w:rPr>
        <w:t>Revenue scale</w:t>
      </w:r>
    </w:p>
    <w:p w14:paraId="1595D1BA" w14:textId="77777777" w:rsidR="0010658E" w:rsidRPr="00D64E47" w:rsidRDefault="0010658E" w:rsidP="0010658E">
      <w:pPr>
        <w:numPr>
          <w:ilvl w:val="1"/>
          <w:numId w:val="7"/>
        </w:numPr>
        <w:rPr>
          <w:rFonts w:ascii="Aptos Narrow" w:hAnsi="Aptos Narrow"/>
          <w:sz w:val="22"/>
          <w:szCs w:val="22"/>
        </w:rPr>
      </w:pPr>
      <w:r w:rsidRPr="00D64E47">
        <w:rPr>
          <w:rFonts w:ascii="Aptos Narrow" w:hAnsi="Aptos Narrow"/>
          <w:sz w:val="22"/>
          <w:szCs w:val="22"/>
        </w:rPr>
        <w:t>Productivity improvements</w:t>
      </w:r>
    </w:p>
    <w:p w14:paraId="2F9B97A6" w14:textId="77777777" w:rsidR="0010658E" w:rsidRPr="00D64E47" w:rsidRDefault="0010658E" w:rsidP="0010658E">
      <w:pPr>
        <w:numPr>
          <w:ilvl w:val="1"/>
          <w:numId w:val="7"/>
        </w:numPr>
        <w:rPr>
          <w:rFonts w:ascii="Aptos Narrow" w:hAnsi="Aptos Narrow"/>
          <w:sz w:val="22"/>
          <w:szCs w:val="22"/>
        </w:rPr>
      </w:pPr>
      <w:r w:rsidRPr="00D64E47">
        <w:rPr>
          <w:rFonts w:ascii="Aptos Narrow" w:hAnsi="Aptos Narrow"/>
          <w:sz w:val="22"/>
          <w:szCs w:val="22"/>
        </w:rPr>
        <w:t>Digital enablement</w:t>
      </w:r>
    </w:p>
    <w:p w14:paraId="7F15954A" w14:textId="1290200A" w:rsidR="0010658E" w:rsidRPr="00D64E47" w:rsidRDefault="0010658E" w:rsidP="0010658E">
      <w:pPr>
        <w:numPr>
          <w:ilvl w:val="0"/>
          <w:numId w:val="7"/>
        </w:numPr>
        <w:rPr>
          <w:rFonts w:ascii="Aptos Narrow" w:hAnsi="Aptos Narrow"/>
          <w:sz w:val="22"/>
          <w:szCs w:val="22"/>
        </w:rPr>
      </w:pPr>
      <w:r w:rsidRPr="00D64E47">
        <w:rPr>
          <w:rFonts w:ascii="Aptos Narrow" w:hAnsi="Aptos Narrow"/>
          <w:sz w:val="22"/>
          <w:szCs w:val="22"/>
        </w:rPr>
        <w:t>Gainshare mechanisms for efficiency improvements beyond agreed thresholds.</w:t>
      </w:r>
    </w:p>
    <w:p w14:paraId="7A0D3DDA" w14:textId="77777777" w:rsidR="0010658E" w:rsidRPr="00D64E47" w:rsidRDefault="0010658E" w:rsidP="0010658E">
      <w:pPr>
        <w:rPr>
          <w:rFonts w:ascii="Aptos Narrow" w:hAnsi="Aptos Narrow"/>
          <w:b/>
          <w:bCs/>
          <w:sz w:val="22"/>
          <w:szCs w:val="22"/>
        </w:rPr>
      </w:pPr>
      <w:r w:rsidRPr="00D64E47">
        <w:rPr>
          <w:rFonts w:ascii="Aptos Narrow" w:hAnsi="Aptos Narrow"/>
          <w:b/>
          <w:bCs/>
          <w:sz w:val="22"/>
          <w:szCs w:val="22"/>
        </w:rPr>
        <w:t>6.2 Productivity Commitments</w:t>
      </w:r>
    </w:p>
    <w:p w14:paraId="690ACBB4" w14:textId="77777777" w:rsidR="0010658E" w:rsidRPr="00D64E47" w:rsidRDefault="0010658E" w:rsidP="0010658E">
      <w:pPr>
        <w:numPr>
          <w:ilvl w:val="0"/>
          <w:numId w:val="8"/>
        </w:numPr>
        <w:rPr>
          <w:rFonts w:ascii="Aptos Narrow" w:hAnsi="Aptos Narrow"/>
          <w:sz w:val="22"/>
          <w:szCs w:val="22"/>
        </w:rPr>
      </w:pPr>
      <w:r w:rsidRPr="00D64E47">
        <w:rPr>
          <w:rFonts w:ascii="Aptos Narrow" w:hAnsi="Aptos Narrow"/>
          <w:sz w:val="22"/>
          <w:szCs w:val="22"/>
        </w:rPr>
        <w:t>Minimum annual productivity improvements (baseline to be agreed).</w:t>
      </w:r>
    </w:p>
    <w:p w14:paraId="4C598383" w14:textId="64C505BF" w:rsidR="0010658E" w:rsidRPr="00D64E47" w:rsidRDefault="0010658E" w:rsidP="0010658E">
      <w:pPr>
        <w:numPr>
          <w:ilvl w:val="0"/>
          <w:numId w:val="8"/>
        </w:numPr>
        <w:rPr>
          <w:rFonts w:ascii="Aptos Narrow" w:hAnsi="Aptos Narrow"/>
          <w:sz w:val="22"/>
          <w:szCs w:val="22"/>
        </w:rPr>
      </w:pPr>
      <w:r w:rsidRPr="00D64E47">
        <w:rPr>
          <w:rFonts w:ascii="Aptos Narrow" w:hAnsi="Aptos Narrow"/>
          <w:sz w:val="22"/>
          <w:szCs w:val="22"/>
        </w:rPr>
        <w:t>Failure to achieve minimum commitments may trigger service credits or fee adjustments.</w:t>
      </w:r>
    </w:p>
    <w:p w14:paraId="211723F7" w14:textId="2D1CFE6B"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Transformation and Technology</w:t>
      </w:r>
    </w:p>
    <w:p w14:paraId="0FCB7960" w14:textId="77777777" w:rsidR="0010658E" w:rsidRPr="00D64E47" w:rsidRDefault="0010658E" w:rsidP="0010658E">
      <w:pPr>
        <w:numPr>
          <w:ilvl w:val="0"/>
          <w:numId w:val="9"/>
        </w:numPr>
        <w:rPr>
          <w:rFonts w:ascii="Aptos Narrow" w:hAnsi="Aptos Narrow"/>
          <w:sz w:val="22"/>
          <w:szCs w:val="22"/>
        </w:rPr>
      </w:pPr>
      <w:r w:rsidRPr="00D64E47">
        <w:rPr>
          <w:rFonts w:ascii="Aptos Narrow" w:hAnsi="Aptos Narrow"/>
          <w:sz w:val="22"/>
          <w:szCs w:val="22"/>
        </w:rPr>
        <w:t xml:space="preserve">Service Provider responsible for funding and delivering transformation initiatives aligned to: </w:t>
      </w:r>
    </w:p>
    <w:p w14:paraId="0BFC05A9" w14:textId="77777777" w:rsidR="0010658E" w:rsidRPr="00D64E47" w:rsidRDefault="0010658E" w:rsidP="0010658E">
      <w:pPr>
        <w:numPr>
          <w:ilvl w:val="1"/>
          <w:numId w:val="9"/>
        </w:numPr>
        <w:rPr>
          <w:rFonts w:ascii="Aptos Narrow" w:hAnsi="Aptos Narrow"/>
          <w:sz w:val="22"/>
          <w:szCs w:val="22"/>
        </w:rPr>
      </w:pPr>
      <w:commentRangeStart w:id="50"/>
      <w:r w:rsidRPr="00D64E47">
        <w:rPr>
          <w:rFonts w:ascii="Aptos Narrow" w:hAnsi="Aptos Narrow"/>
          <w:sz w:val="22"/>
          <w:szCs w:val="22"/>
        </w:rPr>
        <w:t>Automation</w:t>
      </w:r>
      <w:commentRangeEnd w:id="50"/>
      <w:r w:rsidR="00B95FD6" w:rsidRPr="00D64E47">
        <w:rPr>
          <w:rStyle w:val="CommentReference"/>
          <w:rFonts w:ascii="Aptos Narrow" w:hAnsi="Aptos Narrow"/>
          <w:sz w:val="22"/>
          <w:szCs w:val="22"/>
        </w:rPr>
        <w:commentReference w:id="50"/>
      </w:r>
    </w:p>
    <w:p w14:paraId="5E71D732" w14:textId="77777777" w:rsidR="0010658E" w:rsidRPr="00D64E47" w:rsidRDefault="0010658E" w:rsidP="0010658E">
      <w:pPr>
        <w:numPr>
          <w:ilvl w:val="1"/>
          <w:numId w:val="9"/>
        </w:numPr>
        <w:rPr>
          <w:rFonts w:ascii="Aptos Narrow" w:hAnsi="Aptos Narrow"/>
          <w:sz w:val="22"/>
          <w:szCs w:val="22"/>
        </w:rPr>
      </w:pPr>
      <w:r w:rsidRPr="00D64E47">
        <w:rPr>
          <w:rFonts w:ascii="Aptos Narrow" w:hAnsi="Aptos Narrow"/>
          <w:sz w:val="22"/>
          <w:szCs w:val="22"/>
        </w:rPr>
        <w:t>Digitisation</w:t>
      </w:r>
    </w:p>
    <w:p w14:paraId="505978D9" w14:textId="77777777" w:rsidR="0010658E" w:rsidRPr="00D64E47" w:rsidRDefault="0010658E" w:rsidP="0010658E">
      <w:pPr>
        <w:numPr>
          <w:ilvl w:val="1"/>
          <w:numId w:val="9"/>
        </w:numPr>
        <w:rPr>
          <w:rFonts w:ascii="Aptos Narrow" w:hAnsi="Aptos Narrow"/>
          <w:sz w:val="22"/>
          <w:szCs w:val="22"/>
        </w:rPr>
      </w:pPr>
      <w:r w:rsidRPr="00D64E47">
        <w:rPr>
          <w:rFonts w:ascii="Aptos Narrow" w:hAnsi="Aptos Narrow"/>
          <w:sz w:val="22"/>
          <w:szCs w:val="22"/>
        </w:rPr>
        <w:t>Quality and productivity uplift</w:t>
      </w:r>
    </w:p>
    <w:p w14:paraId="137DF4F3" w14:textId="77777777" w:rsidR="0010658E" w:rsidRPr="00D64E47" w:rsidRDefault="0010658E" w:rsidP="0010658E">
      <w:pPr>
        <w:numPr>
          <w:ilvl w:val="0"/>
          <w:numId w:val="9"/>
        </w:numPr>
        <w:rPr>
          <w:rFonts w:ascii="Aptos Narrow" w:hAnsi="Aptos Narrow"/>
          <w:sz w:val="22"/>
          <w:szCs w:val="22"/>
        </w:rPr>
      </w:pPr>
      <w:r w:rsidRPr="00D64E47">
        <w:rPr>
          <w:rFonts w:ascii="Aptos Narrow" w:hAnsi="Aptos Narrow"/>
          <w:sz w:val="22"/>
          <w:szCs w:val="22"/>
        </w:rPr>
        <w:t xml:space="preserve">Any Service Provider tools deployed on FIS infrastructure: </w:t>
      </w:r>
    </w:p>
    <w:p w14:paraId="622AD921" w14:textId="77777777" w:rsidR="0010658E" w:rsidRPr="00D64E47" w:rsidRDefault="0010658E" w:rsidP="0010658E">
      <w:pPr>
        <w:numPr>
          <w:ilvl w:val="1"/>
          <w:numId w:val="9"/>
        </w:numPr>
        <w:rPr>
          <w:rFonts w:ascii="Aptos Narrow" w:hAnsi="Aptos Narrow"/>
          <w:sz w:val="22"/>
          <w:szCs w:val="22"/>
        </w:rPr>
      </w:pPr>
      <w:r w:rsidRPr="00D64E47">
        <w:rPr>
          <w:rFonts w:ascii="Aptos Narrow" w:hAnsi="Aptos Narrow"/>
          <w:sz w:val="22"/>
          <w:szCs w:val="22"/>
        </w:rPr>
        <w:t>Must be licensed to FIS for internal use</w:t>
      </w:r>
    </w:p>
    <w:p w14:paraId="3442384C" w14:textId="23496A8F" w:rsidR="0010658E" w:rsidRDefault="0010658E" w:rsidP="0010658E">
      <w:pPr>
        <w:numPr>
          <w:ilvl w:val="1"/>
          <w:numId w:val="9"/>
        </w:numPr>
        <w:rPr>
          <w:rFonts w:ascii="Aptos Narrow" w:hAnsi="Aptos Narrow"/>
          <w:sz w:val="22"/>
          <w:szCs w:val="22"/>
        </w:rPr>
      </w:pPr>
      <w:r w:rsidRPr="00D64E47">
        <w:rPr>
          <w:rFonts w:ascii="Aptos Narrow" w:hAnsi="Aptos Narrow"/>
          <w:sz w:val="22"/>
          <w:szCs w:val="22"/>
        </w:rPr>
        <w:t xml:space="preserve">Survive termination where embedded in </w:t>
      </w:r>
      <w:r w:rsidR="00AA5E2C" w:rsidRPr="00D64E47">
        <w:rPr>
          <w:rFonts w:ascii="Aptos Narrow" w:hAnsi="Aptos Narrow"/>
          <w:sz w:val="22"/>
          <w:szCs w:val="22"/>
        </w:rPr>
        <w:t xml:space="preserve">FIS technology or </w:t>
      </w:r>
      <w:r w:rsidRPr="00D64E47">
        <w:rPr>
          <w:rFonts w:ascii="Aptos Narrow" w:hAnsi="Aptos Narrow"/>
          <w:sz w:val="22"/>
          <w:szCs w:val="22"/>
        </w:rPr>
        <w:t>operations</w:t>
      </w:r>
      <w:ins w:id="51" w:author="Ellen Piazza" w:date="2026-03-23T14:24:00Z" w16du:dateUtc="2026-03-23T18:24:00Z">
        <w:r w:rsidR="003F352C">
          <w:rPr>
            <w:rFonts w:ascii="Aptos Narrow" w:hAnsi="Aptos Narrow"/>
            <w:sz w:val="22"/>
            <w:szCs w:val="22"/>
          </w:rPr>
          <w:t xml:space="preserve">, subject to FIS’ payment of </w:t>
        </w:r>
        <w:r w:rsidR="00B37AC8">
          <w:rPr>
            <w:rFonts w:ascii="Aptos Narrow" w:hAnsi="Aptos Narrow"/>
            <w:sz w:val="22"/>
            <w:szCs w:val="22"/>
          </w:rPr>
          <w:t>a reasonable license fee (non-exclusive, non-transferr</w:t>
        </w:r>
      </w:ins>
      <w:ins w:id="52" w:author="Ellen Piazza" w:date="2026-03-23T14:25:00Z" w16du:dateUtc="2026-03-23T18:25:00Z">
        <w:r w:rsidR="00B37AC8">
          <w:rPr>
            <w:rFonts w:ascii="Aptos Narrow" w:hAnsi="Aptos Narrow"/>
            <w:sz w:val="22"/>
            <w:szCs w:val="22"/>
          </w:rPr>
          <w:t>able)</w:t>
        </w:r>
      </w:ins>
    </w:p>
    <w:p w14:paraId="42A4C81A" w14:textId="77777777" w:rsidR="00086FE6" w:rsidRPr="00D64E47" w:rsidRDefault="00086FE6" w:rsidP="00086FE6">
      <w:pPr>
        <w:ind w:left="1080"/>
        <w:rPr>
          <w:rFonts w:ascii="Aptos Narrow" w:hAnsi="Aptos Narrow"/>
          <w:sz w:val="22"/>
          <w:szCs w:val="22"/>
        </w:rPr>
      </w:pPr>
    </w:p>
    <w:p w14:paraId="6B768BA1" w14:textId="7D3D87B3"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Governance, Audit and Compliance</w:t>
      </w:r>
    </w:p>
    <w:p w14:paraId="3DD79F64" w14:textId="25BA2F09" w:rsidR="0010658E" w:rsidRPr="00D64E47" w:rsidRDefault="0010658E" w:rsidP="0010658E">
      <w:pPr>
        <w:numPr>
          <w:ilvl w:val="0"/>
          <w:numId w:val="10"/>
        </w:numPr>
        <w:rPr>
          <w:rFonts w:ascii="Aptos Narrow" w:hAnsi="Aptos Narrow"/>
          <w:sz w:val="22"/>
          <w:szCs w:val="22"/>
        </w:rPr>
      </w:pPr>
      <w:r w:rsidRPr="00D64E47">
        <w:rPr>
          <w:rFonts w:ascii="Aptos Narrow" w:hAnsi="Aptos Narrow"/>
          <w:sz w:val="22"/>
          <w:szCs w:val="22"/>
        </w:rPr>
        <w:t xml:space="preserve">Robust governance model aligned to </w:t>
      </w:r>
      <w:ins w:id="53" w:author="Ellen Piazza" w:date="2026-03-24T14:34:00Z" w16du:dateUtc="2026-03-24T18:34:00Z">
        <w:r w:rsidR="00C65BC2">
          <w:rPr>
            <w:rFonts w:ascii="Aptos Narrow" w:hAnsi="Aptos Narrow"/>
            <w:sz w:val="22"/>
            <w:szCs w:val="22"/>
          </w:rPr>
          <w:t>mutually agreed</w:t>
        </w:r>
      </w:ins>
      <w:del w:id="54" w:author="Ellen Piazza" w:date="2026-03-24T11:29:00Z" w16du:dateUtc="2026-03-24T15:29:00Z">
        <w:r w:rsidRPr="00D64E47" w:rsidDel="00DE2294">
          <w:rPr>
            <w:rFonts w:ascii="Aptos Narrow" w:hAnsi="Aptos Narrow"/>
            <w:sz w:val="22"/>
            <w:szCs w:val="22"/>
          </w:rPr>
          <w:delText>FIS</w:delText>
        </w:r>
      </w:del>
      <w:r w:rsidRPr="00D64E47">
        <w:rPr>
          <w:rFonts w:ascii="Aptos Narrow" w:hAnsi="Aptos Narrow"/>
          <w:sz w:val="22"/>
          <w:szCs w:val="22"/>
        </w:rPr>
        <w:t xml:space="preserve"> standards.</w:t>
      </w:r>
    </w:p>
    <w:p w14:paraId="140A9B91" w14:textId="77777777" w:rsidR="0010658E" w:rsidRPr="00D64E47" w:rsidRDefault="0010658E" w:rsidP="0010658E">
      <w:pPr>
        <w:numPr>
          <w:ilvl w:val="0"/>
          <w:numId w:val="10"/>
        </w:numPr>
        <w:rPr>
          <w:rFonts w:ascii="Aptos Narrow" w:hAnsi="Aptos Narrow"/>
          <w:sz w:val="22"/>
          <w:szCs w:val="22"/>
        </w:rPr>
      </w:pPr>
      <w:r w:rsidRPr="00D64E47">
        <w:rPr>
          <w:rFonts w:ascii="Aptos Narrow" w:hAnsi="Aptos Narrow"/>
          <w:sz w:val="22"/>
          <w:szCs w:val="22"/>
        </w:rPr>
        <w:t xml:space="preserve">Audit rights: </w:t>
      </w:r>
    </w:p>
    <w:p w14:paraId="75FED427"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Annual</w:t>
      </w:r>
    </w:p>
    <w:p w14:paraId="4C1DCB23"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Regulatory</w:t>
      </w:r>
      <w:r w:rsidRPr="00D64E47">
        <w:rPr>
          <w:rFonts w:ascii="Aptos Narrow" w:hAnsi="Aptos Narrow"/>
          <w:sz w:val="22"/>
          <w:szCs w:val="22"/>
        </w:rPr>
        <w:noBreakHyphen/>
        <w:t>driven</w:t>
      </w:r>
    </w:p>
    <w:p w14:paraId="2E06D801"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Incident</w:t>
      </w:r>
      <w:r w:rsidRPr="00D64E47">
        <w:rPr>
          <w:rFonts w:ascii="Aptos Narrow" w:hAnsi="Aptos Narrow"/>
          <w:sz w:val="22"/>
          <w:szCs w:val="22"/>
        </w:rPr>
        <w:noBreakHyphen/>
        <w:t>driven</w:t>
      </w:r>
    </w:p>
    <w:p w14:paraId="5799737B" w14:textId="77777777" w:rsidR="0010658E" w:rsidRPr="00D64E47" w:rsidRDefault="0010658E" w:rsidP="0010658E">
      <w:pPr>
        <w:numPr>
          <w:ilvl w:val="0"/>
          <w:numId w:val="10"/>
        </w:numPr>
        <w:rPr>
          <w:rFonts w:ascii="Aptos Narrow" w:hAnsi="Aptos Narrow"/>
          <w:sz w:val="22"/>
          <w:szCs w:val="22"/>
        </w:rPr>
      </w:pPr>
      <w:r w:rsidRPr="00D64E47">
        <w:rPr>
          <w:rFonts w:ascii="Aptos Narrow" w:hAnsi="Aptos Narrow"/>
          <w:sz w:val="22"/>
          <w:szCs w:val="22"/>
        </w:rPr>
        <w:t xml:space="preserve">Compliance with: </w:t>
      </w:r>
    </w:p>
    <w:p w14:paraId="34F01CB6"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PCI</w:t>
      </w:r>
      <w:r w:rsidRPr="00D64E47">
        <w:rPr>
          <w:rFonts w:ascii="Aptos Narrow" w:hAnsi="Aptos Narrow"/>
          <w:sz w:val="22"/>
          <w:szCs w:val="22"/>
        </w:rPr>
        <w:noBreakHyphen/>
        <w:t>DSS</w:t>
      </w:r>
    </w:p>
    <w:p w14:paraId="7A8A4296"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GDPR / UK DPA</w:t>
      </w:r>
    </w:p>
    <w:p w14:paraId="252977D8" w14:textId="77777777" w:rsidR="0010658E" w:rsidRPr="00D64E47" w:rsidRDefault="0010658E" w:rsidP="0010658E">
      <w:pPr>
        <w:numPr>
          <w:ilvl w:val="1"/>
          <w:numId w:val="10"/>
        </w:numPr>
        <w:rPr>
          <w:rFonts w:ascii="Aptos Narrow" w:hAnsi="Aptos Narrow"/>
          <w:sz w:val="22"/>
          <w:szCs w:val="22"/>
        </w:rPr>
      </w:pPr>
      <w:r w:rsidRPr="00D64E47">
        <w:rPr>
          <w:rFonts w:ascii="Aptos Narrow" w:hAnsi="Aptos Narrow"/>
          <w:sz w:val="22"/>
          <w:szCs w:val="22"/>
        </w:rPr>
        <w:t>FCA / EBA / PRA (where applicable)</w:t>
      </w:r>
    </w:p>
    <w:p w14:paraId="40E6D5E9" w14:textId="7BD155D8" w:rsidR="0010658E" w:rsidRPr="00D64E47" w:rsidRDefault="0010658E" w:rsidP="0010658E">
      <w:pPr>
        <w:numPr>
          <w:ilvl w:val="0"/>
          <w:numId w:val="10"/>
        </w:numPr>
        <w:rPr>
          <w:rFonts w:ascii="Aptos Narrow" w:hAnsi="Aptos Narrow"/>
          <w:sz w:val="22"/>
          <w:szCs w:val="22"/>
        </w:rPr>
      </w:pPr>
      <w:r w:rsidRPr="00D64E47">
        <w:rPr>
          <w:rFonts w:ascii="Aptos Narrow" w:hAnsi="Aptos Narrow"/>
          <w:sz w:val="22"/>
          <w:szCs w:val="22"/>
        </w:rPr>
        <w:t>Mandatory cooperation with FIS client and regulator audits.</w:t>
      </w:r>
    </w:p>
    <w:p w14:paraId="72A9257B" w14:textId="20AE6B4F"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Workforce and Rebadging Principles</w:t>
      </w:r>
    </w:p>
    <w:p w14:paraId="5E0FD7B8" w14:textId="77777777" w:rsidR="0010658E" w:rsidRPr="00D64E47" w:rsidRDefault="0010658E" w:rsidP="0010658E">
      <w:pPr>
        <w:rPr>
          <w:rFonts w:ascii="Aptos Narrow" w:hAnsi="Aptos Narrow"/>
          <w:sz w:val="22"/>
          <w:szCs w:val="22"/>
        </w:rPr>
      </w:pPr>
      <w:r w:rsidRPr="00D64E47">
        <w:rPr>
          <w:rFonts w:ascii="Aptos Narrow" w:hAnsi="Aptos Narrow"/>
          <w:sz w:val="22"/>
          <w:szCs w:val="22"/>
        </w:rPr>
        <w:t>Where services transition from TSYS/FIS in</w:t>
      </w:r>
      <w:r w:rsidRPr="00D64E47">
        <w:rPr>
          <w:rFonts w:ascii="Aptos Narrow" w:hAnsi="Aptos Narrow"/>
          <w:sz w:val="22"/>
          <w:szCs w:val="22"/>
        </w:rPr>
        <w:noBreakHyphen/>
        <w:t>house operations:</w:t>
      </w:r>
    </w:p>
    <w:p w14:paraId="20D38763" w14:textId="77777777" w:rsidR="0010658E" w:rsidRPr="00D64E47" w:rsidRDefault="0010658E" w:rsidP="0010658E">
      <w:pPr>
        <w:numPr>
          <w:ilvl w:val="0"/>
          <w:numId w:val="11"/>
        </w:numPr>
        <w:rPr>
          <w:rFonts w:ascii="Aptos Narrow" w:hAnsi="Aptos Narrow"/>
          <w:sz w:val="22"/>
          <w:szCs w:val="22"/>
        </w:rPr>
      </w:pPr>
      <w:r w:rsidRPr="00D64E47">
        <w:rPr>
          <w:rFonts w:ascii="Aptos Narrow" w:hAnsi="Aptos Narrow"/>
          <w:sz w:val="22"/>
          <w:szCs w:val="22"/>
        </w:rPr>
        <w:t xml:space="preserve">Service Provider may be required to: </w:t>
      </w:r>
    </w:p>
    <w:p w14:paraId="6DFD96C3" w14:textId="77777777"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Rebadge eligible employees</w:t>
      </w:r>
    </w:p>
    <w:p w14:paraId="348DA0B7" w14:textId="77777777"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Maintain salary parity at point of transfer</w:t>
      </w:r>
    </w:p>
    <w:p w14:paraId="385B5948" w14:textId="77777777"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Comply with TUPE or equivalent local regulations</w:t>
      </w:r>
    </w:p>
    <w:p w14:paraId="237CFFF7" w14:textId="77777777" w:rsidR="0010658E" w:rsidRPr="00D64E47" w:rsidRDefault="0010658E" w:rsidP="0010658E">
      <w:pPr>
        <w:numPr>
          <w:ilvl w:val="0"/>
          <w:numId w:val="11"/>
        </w:numPr>
        <w:rPr>
          <w:rFonts w:ascii="Aptos Narrow" w:hAnsi="Aptos Narrow"/>
          <w:sz w:val="22"/>
          <w:szCs w:val="22"/>
        </w:rPr>
      </w:pPr>
      <w:r w:rsidRPr="00D64E47">
        <w:rPr>
          <w:rFonts w:ascii="Aptos Narrow" w:hAnsi="Aptos Narrow"/>
          <w:sz w:val="22"/>
          <w:szCs w:val="22"/>
        </w:rPr>
        <w:t xml:space="preserve">Service Provider responsible for: </w:t>
      </w:r>
    </w:p>
    <w:p w14:paraId="0D747449" w14:textId="77777777"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Workforce continuity</w:t>
      </w:r>
    </w:p>
    <w:p w14:paraId="479DC7EC" w14:textId="77777777"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Backfilling</w:t>
      </w:r>
    </w:p>
    <w:p w14:paraId="51586D33" w14:textId="0C3C9EED" w:rsidR="0010658E" w:rsidRPr="00D64E47" w:rsidRDefault="0010658E" w:rsidP="0010658E">
      <w:pPr>
        <w:numPr>
          <w:ilvl w:val="1"/>
          <w:numId w:val="11"/>
        </w:numPr>
        <w:rPr>
          <w:rFonts w:ascii="Aptos Narrow" w:hAnsi="Aptos Narrow"/>
          <w:sz w:val="22"/>
          <w:szCs w:val="22"/>
        </w:rPr>
      </w:pPr>
      <w:r w:rsidRPr="00D64E47">
        <w:rPr>
          <w:rFonts w:ascii="Aptos Narrow" w:hAnsi="Aptos Narrow"/>
          <w:sz w:val="22"/>
          <w:szCs w:val="22"/>
        </w:rPr>
        <w:t>Retention management</w:t>
      </w:r>
    </w:p>
    <w:p w14:paraId="1D75F79C" w14:textId="04B1CDDC"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Termination Rights</w:t>
      </w:r>
    </w:p>
    <w:p w14:paraId="51A8CCF9" w14:textId="77777777" w:rsidR="0010658E" w:rsidRPr="00D64E47" w:rsidRDefault="0010658E" w:rsidP="0010658E">
      <w:pPr>
        <w:rPr>
          <w:rFonts w:ascii="Aptos Narrow" w:hAnsi="Aptos Narrow"/>
          <w:sz w:val="22"/>
          <w:szCs w:val="22"/>
        </w:rPr>
      </w:pPr>
      <w:r w:rsidRPr="00D64E47">
        <w:rPr>
          <w:rFonts w:ascii="Aptos Narrow" w:hAnsi="Aptos Narrow"/>
          <w:sz w:val="22"/>
          <w:szCs w:val="22"/>
        </w:rPr>
        <w:t>FIS may terminate:</w:t>
      </w:r>
    </w:p>
    <w:p w14:paraId="53CC5A3A" w14:textId="77777777" w:rsidR="0010658E" w:rsidRPr="00D64E47" w:rsidRDefault="0010658E" w:rsidP="0010658E">
      <w:pPr>
        <w:numPr>
          <w:ilvl w:val="0"/>
          <w:numId w:val="14"/>
        </w:numPr>
        <w:rPr>
          <w:rFonts w:ascii="Aptos Narrow" w:hAnsi="Aptos Narrow"/>
          <w:sz w:val="22"/>
          <w:szCs w:val="22"/>
        </w:rPr>
      </w:pPr>
      <w:r w:rsidRPr="00D64E47">
        <w:rPr>
          <w:rFonts w:ascii="Aptos Narrow" w:hAnsi="Aptos Narrow"/>
          <w:sz w:val="22"/>
          <w:szCs w:val="22"/>
        </w:rPr>
        <w:t>For cause (material breach, persistent SLA failure, regulatory risk)</w:t>
      </w:r>
    </w:p>
    <w:p w14:paraId="61AE40E1" w14:textId="77777777" w:rsidR="0010658E" w:rsidRPr="00D64E47" w:rsidRDefault="0010658E" w:rsidP="0010658E">
      <w:pPr>
        <w:numPr>
          <w:ilvl w:val="0"/>
          <w:numId w:val="14"/>
        </w:numPr>
        <w:rPr>
          <w:rFonts w:ascii="Aptos Narrow" w:hAnsi="Aptos Narrow"/>
          <w:sz w:val="22"/>
          <w:szCs w:val="22"/>
        </w:rPr>
      </w:pPr>
      <w:r w:rsidRPr="3946BB21">
        <w:rPr>
          <w:rFonts w:ascii="Aptos Narrow" w:hAnsi="Aptos Narrow"/>
          <w:sz w:val="22"/>
          <w:szCs w:val="22"/>
        </w:rPr>
        <w:t>For convenience, subject to a declining termination fee schedule</w:t>
      </w:r>
    </w:p>
    <w:p w14:paraId="3ACF6B84" w14:textId="77777777" w:rsidR="00086FE6" w:rsidRDefault="0010658E" w:rsidP="0010658E">
      <w:pPr>
        <w:numPr>
          <w:ilvl w:val="0"/>
          <w:numId w:val="14"/>
        </w:numPr>
        <w:rPr>
          <w:rFonts w:ascii="Aptos Narrow" w:hAnsi="Aptos Narrow"/>
          <w:sz w:val="22"/>
          <w:szCs w:val="22"/>
        </w:rPr>
      </w:pPr>
      <w:r w:rsidRPr="00D64E47">
        <w:rPr>
          <w:rFonts w:ascii="Aptos Narrow" w:hAnsi="Aptos Narrow"/>
          <w:sz w:val="22"/>
          <w:szCs w:val="22"/>
        </w:rPr>
        <w:t>Partially, by service tower, geography, or volume</w:t>
      </w:r>
    </w:p>
    <w:p w14:paraId="2D020F0D" w14:textId="137099BA" w:rsidR="0010658E" w:rsidRDefault="0010658E" w:rsidP="0010658E">
      <w:pPr>
        <w:numPr>
          <w:ilvl w:val="0"/>
          <w:numId w:val="14"/>
        </w:numPr>
        <w:rPr>
          <w:ins w:id="55" w:author="Ellen Piazza" w:date="2026-03-25T11:01:00Z" w16du:dateUtc="2026-03-25T15:01:00Z"/>
          <w:rFonts w:ascii="Aptos Narrow" w:hAnsi="Aptos Narrow"/>
          <w:sz w:val="22"/>
          <w:szCs w:val="22"/>
        </w:rPr>
      </w:pPr>
      <w:r w:rsidRPr="00086FE6">
        <w:rPr>
          <w:rFonts w:ascii="Aptos Narrow" w:hAnsi="Aptos Narrow"/>
          <w:sz w:val="22"/>
          <w:szCs w:val="22"/>
        </w:rPr>
        <w:t xml:space="preserve">Termination assistance services to be provided for up to </w:t>
      </w:r>
      <w:del w:id="56" w:author="Ellen Piazza" w:date="2026-03-23T13:56:00Z" w16du:dateUtc="2026-03-23T17:56:00Z">
        <w:r w:rsidRPr="00086FE6" w:rsidDel="006D73F0">
          <w:rPr>
            <w:rFonts w:ascii="Aptos Narrow" w:hAnsi="Aptos Narrow"/>
            <w:sz w:val="22"/>
            <w:szCs w:val="22"/>
          </w:rPr>
          <w:delText xml:space="preserve">24 </w:delText>
        </w:r>
      </w:del>
      <w:ins w:id="57" w:author="Ellen Piazza" w:date="2026-03-25T10:25:00Z" w16du:dateUtc="2026-03-25T14:25:00Z">
        <w:r w:rsidR="004C158C">
          <w:rPr>
            <w:rFonts w:ascii="Aptos Narrow" w:hAnsi="Aptos Narrow"/>
            <w:sz w:val="22"/>
            <w:szCs w:val="22"/>
          </w:rPr>
          <w:t>6</w:t>
        </w:r>
      </w:ins>
      <w:ins w:id="58" w:author="Ellen Piazza" w:date="2026-03-23T13:56:00Z" w16du:dateUtc="2026-03-23T17:56:00Z">
        <w:r w:rsidR="006D73F0" w:rsidRPr="00086FE6">
          <w:rPr>
            <w:rFonts w:ascii="Aptos Narrow" w:hAnsi="Aptos Narrow"/>
            <w:sz w:val="22"/>
            <w:szCs w:val="22"/>
          </w:rPr>
          <w:t xml:space="preserve"> </w:t>
        </w:r>
      </w:ins>
      <w:r w:rsidRPr="00086FE6">
        <w:rPr>
          <w:rFonts w:ascii="Aptos Narrow" w:hAnsi="Aptos Narrow"/>
          <w:sz w:val="22"/>
          <w:szCs w:val="22"/>
        </w:rPr>
        <w:t>months</w:t>
      </w:r>
      <w:ins w:id="59" w:author="Ellen Piazza" w:date="2026-03-23T13:56:00Z" w16du:dateUtc="2026-03-23T17:56:00Z">
        <w:r w:rsidR="006D73F0">
          <w:t xml:space="preserve"> (</w:t>
        </w:r>
        <w:r w:rsidR="006D73F0" w:rsidRPr="006D73F0">
          <w:rPr>
            <w:rFonts w:ascii="Aptos Narrow" w:hAnsi="Aptos Narrow"/>
            <w:sz w:val="22"/>
            <w:szCs w:val="22"/>
          </w:rPr>
          <w:t xml:space="preserve">extendable by mutual agreement for an additional </w:t>
        </w:r>
      </w:ins>
      <w:ins w:id="60" w:author="Ellen Piazza" w:date="2026-03-25T10:26:00Z" w16du:dateUtc="2026-03-25T14:26:00Z">
        <w:r w:rsidR="004C158C">
          <w:rPr>
            <w:rFonts w:ascii="Aptos Narrow" w:hAnsi="Aptos Narrow"/>
            <w:sz w:val="22"/>
            <w:szCs w:val="22"/>
          </w:rPr>
          <w:t>3</w:t>
        </w:r>
      </w:ins>
      <w:ins w:id="61" w:author="Ellen Piazza" w:date="2026-03-23T13:56:00Z" w16du:dateUtc="2026-03-23T17:56:00Z">
        <w:r w:rsidR="006D73F0" w:rsidRPr="006D73F0">
          <w:rPr>
            <w:rFonts w:ascii="Aptos Narrow" w:hAnsi="Aptos Narrow"/>
            <w:sz w:val="22"/>
            <w:szCs w:val="22"/>
          </w:rPr>
          <w:t xml:space="preserve"> months). Termination assistance during the first </w:t>
        </w:r>
      </w:ins>
      <w:ins w:id="62" w:author="Ellen Piazza" w:date="2026-03-25T10:26:00Z" w16du:dateUtc="2026-03-25T14:26:00Z">
        <w:r w:rsidR="004C158C">
          <w:rPr>
            <w:rFonts w:ascii="Aptos Narrow" w:hAnsi="Aptos Narrow"/>
            <w:sz w:val="22"/>
            <w:szCs w:val="22"/>
          </w:rPr>
          <w:t>3</w:t>
        </w:r>
      </w:ins>
      <w:ins w:id="63" w:author="Ellen Piazza" w:date="2026-03-23T13:56:00Z" w16du:dateUtc="2026-03-23T17:56:00Z">
        <w:r w:rsidR="006D73F0" w:rsidRPr="006D73F0">
          <w:rPr>
            <w:rFonts w:ascii="Aptos Narrow" w:hAnsi="Aptos Narrow"/>
            <w:sz w:val="22"/>
            <w:szCs w:val="22"/>
          </w:rPr>
          <w:t xml:space="preserve"> months shall be provided at contracted rates; thereafter, rates shall be adjusted to reflect Service Provider's then-current standard rates for comparable services</w:t>
        </w:r>
      </w:ins>
      <w:del w:id="64" w:author="Ellen Piazza" w:date="2026-03-23T13:56:00Z" w16du:dateUtc="2026-03-23T17:56:00Z">
        <w:r w:rsidRPr="00086FE6" w:rsidDel="006D73F0">
          <w:rPr>
            <w:rFonts w:ascii="Aptos Narrow" w:hAnsi="Aptos Narrow"/>
            <w:sz w:val="22"/>
            <w:szCs w:val="22"/>
          </w:rPr>
          <w:delText>, at contracted rates</w:delText>
        </w:r>
      </w:del>
      <w:r w:rsidRPr="00086FE6">
        <w:rPr>
          <w:rFonts w:ascii="Aptos Narrow" w:hAnsi="Aptos Narrow"/>
          <w:sz w:val="22"/>
          <w:szCs w:val="22"/>
        </w:rPr>
        <w:t>.</w:t>
      </w:r>
    </w:p>
    <w:p w14:paraId="3ACF0A4E" w14:textId="6A73EF58" w:rsidR="00E41779" w:rsidRPr="00086FE6" w:rsidRDefault="00E41779" w:rsidP="0010658E">
      <w:pPr>
        <w:numPr>
          <w:ilvl w:val="0"/>
          <w:numId w:val="14"/>
        </w:numPr>
        <w:rPr>
          <w:rFonts w:ascii="Aptos Narrow" w:hAnsi="Aptos Narrow"/>
          <w:sz w:val="22"/>
          <w:szCs w:val="22"/>
        </w:rPr>
      </w:pPr>
      <w:ins w:id="65" w:author="Ellen Piazza" w:date="2026-03-25T11:01:00Z" w16du:dateUtc="2026-03-25T15:01:00Z">
        <w:r>
          <w:rPr>
            <w:rFonts w:ascii="Aptos Narrow" w:hAnsi="Aptos Narrow"/>
            <w:sz w:val="22"/>
            <w:szCs w:val="22"/>
          </w:rPr>
          <w:t>Termination fees may apply</w:t>
        </w:r>
      </w:ins>
    </w:p>
    <w:p w14:paraId="66AD9B6D" w14:textId="42FFE623" w:rsidR="0010658E" w:rsidRPr="00D64E47" w:rsidRDefault="0010658E" w:rsidP="005506C3">
      <w:pPr>
        <w:pStyle w:val="ListParagraph"/>
        <w:numPr>
          <w:ilvl w:val="0"/>
          <w:numId w:val="17"/>
        </w:numPr>
        <w:rPr>
          <w:rFonts w:ascii="Aptos Narrow" w:hAnsi="Aptos Narrow"/>
          <w:b/>
          <w:bCs/>
          <w:sz w:val="22"/>
          <w:szCs w:val="22"/>
        </w:rPr>
      </w:pPr>
      <w:r w:rsidRPr="00D64E47">
        <w:rPr>
          <w:rFonts w:ascii="Aptos Narrow" w:hAnsi="Aptos Narrow"/>
          <w:b/>
          <w:bCs/>
          <w:sz w:val="22"/>
          <w:szCs w:val="22"/>
        </w:rPr>
        <w:t>Confidentiality and Publicity</w:t>
      </w:r>
    </w:p>
    <w:p w14:paraId="2D3082DC" w14:textId="77777777" w:rsidR="0010658E" w:rsidRPr="00D64E47" w:rsidRDefault="0010658E" w:rsidP="0010658E">
      <w:pPr>
        <w:numPr>
          <w:ilvl w:val="0"/>
          <w:numId w:val="16"/>
        </w:numPr>
        <w:rPr>
          <w:rFonts w:ascii="Aptos Narrow" w:hAnsi="Aptos Narrow"/>
          <w:sz w:val="22"/>
          <w:szCs w:val="22"/>
        </w:rPr>
      </w:pPr>
      <w:r w:rsidRPr="00D64E47">
        <w:rPr>
          <w:rFonts w:ascii="Aptos Narrow" w:hAnsi="Aptos Narrow"/>
          <w:sz w:val="22"/>
          <w:szCs w:val="22"/>
        </w:rPr>
        <w:t>No public reference to FIS or TSYS without prior written approval.</w:t>
      </w:r>
    </w:p>
    <w:p w14:paraId="117D62A9" w14:textId="413DACBE" w:rsidR="0010658E" w:rsidRPr="00D64E47" w:rsidRDefault="0010658E" w:rsidP="0010658E">
      <w:pPr>
        <w:numPr>
          <w:ilvl w:val="0"/>
          <w:numId w:val="16"/>
        </w:numPr>
        <w:rPr>
          <w:rFonts w:ascii="Aptos Narrow" w:hAnsi="Aptos Narrow"/>
          <w:sz w:val="22"/>
          <w:szCs w:val="22"/>
        </w:rPr>
      </w:pPr>
      <w:r w:rsidRPr="00D64E47">
        <w:rPr>
          <w:rFonts w:ascii="Aptos Narrow" w:hAnsi="Aptos Narrow"/>
          <w:sz w:val="22"/>
          <w:szCs w:val="22"/>
        </w:rPr>
        <w:t>All RFP materials and resulting contracts treated as confidential.</w:t>
      </w:r>
    </w:p>
    <w:p w14:paraId="123EAC30" w14:textId="09FE423B" w:rsidR="0010658E" w:rsidRPr="00D64E47" w:rsidRDefault="0010658E" w:rsidP="001D55E3">
      <w:pPr>
        <w:pStyle w:val="ListParagraph"/>
        <w:numPr>
          <w:ilvl w:val="0"/>
          <w:numId w:val="17"/>
        </w:numPr>
        <w:ind w:left="567"/>
        <w:rPr>
          <w:rFonts w:ascii="Aptos Narrow" w:hAnsi="Aptos Narrow"/>
          <w:b/>
          <w:bCs/>
          <w:sz w:val="22"/>
          <w:szCs w:val="22"/>
        </w:rPr>
      </w:pPr>
      <w:r w:rsidRPr="00D64E47">
        <w:rPr>
          <w:rFonts w:ascii="Aptos Narrow" w:hAnsi="Aptos Narrow"/>
          <w:b/>
          <w:bCs/>
          <w:sz w:val="22"/>
          <w:szCs w:val="22"/>
        </w:rPr>
        <w:t>RFP Positioning Note</w:t>
      </w:r>
    </w:p>
    <w:p w14:paraId="04A5DEFF" w14:textId="77777777" w:rsidR="005506C3" w:rsidRPr="00D64E47" w:rsidRDefault="0010658E" w:rsidP="005506C3">
      <w:pPr>
        <w:rPr>
          <w:rFonts w:ascii="Aptos Narrow" w:hAnsi="Aptos Narrow"/>
          <w:sz w:val="22"/>
          <w:szCs w:val="22"/>
        </w:rPr>
      </w:pPr>
      <w:r w:rsidRPr="00D64E47">
        <w:rPr>
          <w:rFonts w:ascii="Aptos Narrow" w:hAnsi="Aptos Narrow"/>
          <w:sz w:val="22"/>
          <w:szCs w:val="22"/>
        </w:rPr>
        <w:t>This SOW represents FIS’s intended commercial framework.</w:t>
      </w:r>
      <w:r w:rsidR="00EB1A35" w:rsidRPr="00D64E47">
        <w:rPr>
          <w:rFonts w:ascii="Aptos Narrow" w:hAnsi="Aptos Narrow"/>
          <w:sz w:val="22"/>
          <w:szCs w:val="22"/>
        </w:rPr>
        <w:t xml:space="preserve"> </w:t>
      </w:r>
      <w:r w:rsidRPr="00D64E47">
        <w:rPr>
          <w:rFonts w:ascii="Aptos Narrow" w:hAnsi="Aptos Narrow"/>
          <w:sz w:val="22"/>
          <w:szCs w:val="22"/>
        </w:rPr>
        <w:t>Final contractual terms will be confirmed with the selected supplier.</w:t>
      </w:r>
    </w:p>
    <w:p w14:paraId="00A28094" w14:textId="467CE41B" w:rsidR="00AA5E2C" w:rsidRPr="00153394" w:rsidRDefault="00086FE6" w:rsidP="00086FE6">
      <w:pPr>
        <w:pStyle w:val="ListParagraph"/>
        <w:numPr>
          <w:ilvl w:val="0"/>
          <w:numId w:val="17"/>
        </w:numPr>
        <w:ind w:left="567" w:hanging="283"/>
        <w:rPr>
          <w:rFonts w:ascii="Aptos Narrow" w:hAnsi="Aptos Narrow"/>
          <w:b/>
          <w:bCs/>
          <w:sz w:val="22"/>
          <w:szCs w:val="22"/>
        </w:rPr>
      </w:pPr>
      <w:r>
        <w:rPr>
          <w:rFonts w:ascii="Aptos Narrow" w:hAnsi="Aptos Narrow"/>
          <w:b/>
          <w:bCs/>
          <w:sz w:val="22"/>
          <w:szCs w:val="22"/>
        </w:rPr>
        <w:t xml:space="preserve"> </w:t>
      </w:r>
      <w:r w:rsidR="00AA5E2C" w:rsidRPr="00153394">
        <w:rPr>
          <w:rFonts w:ascii="Aptos Narrow" w:hAnsi="Aptos Narrow"/>
          <w:b/>
          <w:bCs/>
          <w:sz w:val="22"/>
          <w:szCs w:val="22"/>
        </w:rPr>
        <w:t>Go To Market Arrangements</w:t>
      </w:r>
    </w:p>
    <w:p w14:paraId="0B56CBD3" w14:textId="309F409A" w:rsidR="00AA5E2C" w:rsidRPr="00D64E47" w:rsidRDefault="00AA5E2C" w:rsidP="0010658E">
      <w:pPr>
        <w:rPr>
          <w:rFonts w:ascii="Aptos Narrow" w:hAnsi="Aptos Narrow"/>
          <w:sz w:val="22"/>
          <w:szCs w:val="22"/>
        </w:rPr>
      </w:pPr>
      <w:r w:rsidRPr="00497D45">
        <w:rPr>
          <w:rFonts w:ascii="Aptos Narrow" w:hAnsi="Aptos Narrow"/>
          <w:sz w:val="22"/>
          <w:szCs w:val="22"/>
        </w:rPr>
        <w:t xml:space="preserve">Service Provider will partner exclusively with FIS to deliver the contracted services to FIS/TSYS clients.  Service Provider may not independently bid on, pursue, or deliver the </w:t>
      </w:r>
      <w:ins w:id="66" w:author="Ellen Piazza" w:date="2026-03-25T11:08:00Z" w16du:dateUtc="2026-03-25T15:08:00Z">
        <w:r w:rsidR="0041533C" w:rsidRPr="0041533C">
          <w:rPr>
            <w:rFonts w:ascii="Aptos Narrow" w:hAnsi="Aptos Narrow"/>
            <w:color w:val="000000"/>
            <w:sz w:val="22"/>
            <w:szCs w:val="22"/>
            <w:u w:color="000000"/>
          </w:rPr>
          <w:t xml:space="preserve">same categories of </w:t>
        </w:r>
      </w:ins>
      <w:r w:rsidRPr="00497D45">
        <w:rPr>
          <w:rFonts w:ascii="Aptos Narrow" w:hAnsi="Aptos Narrow"/>
          <w:sz w:val="22"/>
          <w:szCs w:val="22"/>
        </w:rPr>
        <w:t xml:space="preserve">contracted services </w:t>
      </w:r>
      <w:ins w:id="67" w:author="Ellen Piazza" w:date="2026-03-25T11:08:00Z" w16du:dateUtc="2026-03-25T15:08:00Z">
        <w:r w:rsidR="0041533C" w:rsidRPr="0041533C">
          <w:rPr>
            <w:rFonts w:ascii="Aptos Narrow" w:hAnsi="Aptos Narrow"/>
            <w:color w:val="000000"/>
            <w:sz w:val="22"/>
            <w:szCs w:val="22"/>
            <w:u w:color="000000"/>
          </w:rPr>
          <w:t xml:space="preserve">that are within the scope of this SOW </w:t>
        </w:r>
      </w:ins>
      <w:r w:rsidRPr="00497D45">
        <w:rPr>
          <w:rFonts w:ascii="Aptos Narrow" w:hAnsi="Aptos Narrow"/>
          <w:sz w:val="22"/>
          <w:szCs w:val="22"/>
        </w:rPr>
        <w:t>to FIS/TSYS clients independently from FIS/TSYS</w:t>
      </w:r>
      <w:ins w:id="68" w:author="Ellen Piazza" w:date="2026-03-25T11:08:00Z" w16du:dateUtc="2026-03-25T15:08:00Z">
        <w:r w:rsidR="0041533C" w:rsidRPr="0041533C">
          <w:rPr>
            <w:rFonts w:ascii="Aptos Narrow" w:hAnsi="Aptos Narrow"/>
            <w:color w:val="000000"/>
            <w:sz w:val="22"/>
            <w:szCs w:val="22"/>
            <w:u w:color="000000"/>
          </w:rPr>
          <w:t>, provided that this restriction shall not apply to (a) services outside the scope of this SOW, (b) engagements predating this SOW, or (c) services procured by such clients independently of their FIS/TSYS relationship</w:t>
        </w:r>
      </w:ins>
      <w:r w:rsidR="0016034B">
        <w:rPr>
          <w:rFonts w:ascii="Aptos Narrow" w:hAnsi="Aptos Narrow"/>
          <w:sz w:val="22"/>
          <w:szCs w:val="22"/>
        </w:rPr>
        <w:t>.</w:t>
      </w:r>
    </w:p>
    <w:p w14:paraId="6FEA8ACF" w14:textId="605360C3" w:rsidR="003B491A" w:rsidRPr="00501FDC" w:rsidRDefault="003B491A" w:rsidP="00501FDC">
      <w:pPr>
        <w:rPr>
          <w:rFonts w:ascii="Aptos Narrow" w:hAnsi="Aptos Narrow"/>
          <w:sz w:val="22"/>
          <w:szCs w:val="22"/>
          <w:rPrChange w:id="69" w:author="Ellen Piazza" w:date="2026-03-24T11:31:00Z" w16du:dateUtc="2026-03-24T15:31:00Z">
            <w:rPr/>
          </w:rPrChange>
        </w:rPr>
      </w:pPr>
    </w:p>
    <w:sectPr w:rsidR="003B491A" w:rsidRPr="00501FDC" w:rsidSect="00EB1A35">
      <w:headerReference w:type="default" r:id="rId15"/>
      <w:footerReference w:type="default" r:id="rId16"/>
      <w:pgSz w:w="11906" w:h="16838"/>
      <w:pgMar w:top="1135"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NATALIE YIEH" w:date="2026-03-26T09:26:00Z" w:initials="NY">
    <w:p w14:paraId="0492A4CF" w14:textId="77777777" w:rsidR="00B95FD6" w:rsidRDefault="00B95FD6" w:rsidP="00B95FD6">
      <w:r>
        <w:rPr>
          <w:rStyle w:val="CommentReference"/>
        </w:rPr>
        <w:annotationRef/>
      </w:r>
      <w:r>
        <w:rPr>
          <w:sz w:val="20"/>
          <w:szCs w:val="20"/>
        </w:rPr>
        <w:t>As per the guidance outlined in the Q&amp;A received on March 25, 2026.</w:t>
      </w:r>
    </w:p>
  </w:comment>
  <w:comment w:id="50" w:author="NATALIE YIEH" w:date="2026-03-26T09:26:00Z" w:initials="NY">
    <w:p w14:paraId="0E66B239" w14:textId="77777777" w:rsidR="00B95FD6" w:rsidRDefault="00B95FD6" w:rsidP="00B95FD6">
      <w:r>
        <w:rPr>
          <w:rStyle w:val="CommentReference"/>
        </w:rPr>
        <w:annotationRef/>
      </w:r>
      <w:r>
        <w:rPr>
          <w:sz w:val="20"/>
          <w:szCs w:val="20"/>
        </w:rPr>
        <w:t>IBM shall cooperate with FIS in connection with its evaluation of any artificial intelligence, including machine learning or models, (collectively “AI”) incorporated by IBM into a Deliverable or provided to FIS by IBM under this SOW (collectively “IBM AI”). Specifically, IBM shall: (i) disclose in writing to FIS the name and usage purpose of any IBM AI; and (ii) deliver to FIS reasonable documentation sufficient to enable FIS to evaluate the IBM AI methodology, analysis and calculations that are referenced, included or implemented in the use of the IBM AI. Any such documentation and explanations shall be considered IBM Confidential Information. In the event that IBM intends to use or incorporate new AI in the Services or Deliverables, or change any aspect (including the manner in which it may be used) of the IBM AI, IBM shall notify FIS of this intention and respond to reasonable informational requests from FIS, including by meeting the informational sharing obligations set forth above. IBM shall reasonably cooperate with FIS to address any good-faith, legitimate concerns raised by FIS in relation to the performance, accuracy or reliability of IBM AI. Notwithstanding FIS's review or evaluation of IBM AI, IBM remains responsible for the proper design, testing and performance of IBM AI and obtaining all necessary consents, licenses and rights in relation thereto. Absent specific written permission from FIS, IBM shall not disclose, or otherwise use any information about or directly or indirectly received from FIS, including any FIS Confidential Information, for developing, training, testing, or fine tuning any IBM 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92A4CF" w15:done="0"/>
  <w15:commentEx w15:paraId="0E66B2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96381D" w16cex:dateUtc="2026-03-26T13:26:00Z"/>
  <w16cex:commentExtensible w16cex:durableId="37B58C23" w16cex:dateUtc="2026-03-26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92A4CF" w16cid:durableId="4396381D"/>
  <w16cid:commentId w16cid:paraId="0E66B239" w16cid:durableId="37B58C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F86F0" w14:textId="77777777" w:rsidR="003713EF" w:rsidRDefault="003713EF" w:rsidP="00EB1A35">
      <w:pPr>
        <w:spacing w:after="0" w:line="240" w:lineRule="auto"/>
      </w:pPr>
      <w:r>
        <w:separator/>
      </w:r>
    </w:p>
  </w:endnote>
  <w:endnote w:type="continuationSeparator" w:id="0">
    <w:p w14:paraId="7895D393" w14:textId="77777777" w:rsidR="003713EF" w:rsidRDefault="003713EF" w:rsidP="00EB1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3197" w14:textId="77777777" w:rsidR="00EB1A35" w:rsidRPr="00EB1A35" w:rsidRDefault="00EB1A35">
    <w:pPr>
      <w:pStyle w:val="Footer"/>
      <w:jc w:val="center"/>
      <w:rPr>
        <w:b/>
        <w:bCs/>
        <w:color w:val="0070C0"/>
        <w:sz w:val="20"/>
        <w:szCs w:val="20"/>
      </w:rPr>
    </w:pPr>
    <w:r w:rsidRPr="00EB1A35">
      <w:rPr>
        <w:b/>
        <w:bCs/>
        <w:color w:val="0070C0"/>
        <w:sz w:val="20"/>
        <w:szCs w:val="20"/>
      </w:rPr>
      <w:t xml:space="preserve">Page </w:t>
    </w:r>
    <w:r w:rsidRPr="00EB1A35">
      <w:rPr>
        <w:b/>
        <w:bCs/>
        <w:color w:val="0070C0"/>
        <w:sz w:val="20"/>
        <w:szCs w:val="20"/>
      </w:rPr>
      <w:fldChar w:fldCharType="begin"/>
    </w:r>
    <w:r w:rsidRPr="00EB1A35">
      <w:rPr>
        <w:b/>
        <w:bCs/>
        <w:color w:val="0070C0"/>
        <w:sz w:val="20"/>
        <w:szCs w:val="20"/>
      </w:rPr>
      <w:instrText xml:space="preserve"> PAGE  \* Arabic  \* MERGEFORMAT </w:instrText>
    </w:r>
    <w:r w:rsidRPr="00EB1A35">
      <w:rPr>
        <w:b/>
        <w:bCs/>
        <w:color w:val="0070C0"/>
        <w:sz w:val="20"/>
        <w:szCs w:val="20"/>
      </w:rPr>
      <w:fldChar w:fldCharType="separate"/>
    </w:r>
    <w:r w:rsidRPr="00EB1A35">
      <w:rPr>
        <w:b/>
        <w:bCs/>
        <w:noProof/>
        <w:color w:val="0070C0"/>
        <w:sz w:val="20"/>
        <w:szCs w:val="20"/>
      </w:rPr>
      <w:t>2</w:t>
    </w:r>
    <w:r w:rsidRPr="00EB1A35">
      <w:rPr>
        <w:b/>
        <w:bCs/>
        <w:color w:val="0070C0"/>
        <w:sz w:val="20"/>
        <w:szCs w:val="20"/>
      </w:rPr>
      <w:fldChar w:fldCharType="end"/>
    </w:r>
    <w:r w:rsidRPr="00EB1A35">
      <w:rPr>
        <w:b/>
        <w:bCs/>
        <w:color w:val="0070C0"/>
        <w:sz w:val="20"/>
        <w:szCs w:val="20"/>
      </w:rPr>
      <w:t xml:space="preserve"> of </w:t>
    </w:r>
    <w:r w:rsidRPr="00EB1A35">
      <w:rPr>
        <w:b/>
        <w:bCs/>
        <w:color w:val="0070C0"/>
        <w:sz w:val="20"/>
        <w:szCs w:val="20"/>
      </w:rPr>
      <w:fldChar w:fldCharType="begin"/>
    </w:r>
    <w:r w:rsidRPr="00EB1A35">
      <w:rPr>
        <w:b/>
        <w:bCs/>
        <w:color w:val="0070C0"/>
        <w:sz w:val="20"/>
        <w:szCs w:val="20"/>
      </w:rPr>
      <w:instrText xml:space="preserve"> NUMPAGES  \* Arabic  \* MERGEFORMAT </w:instrText>
    </w:r>
    <w:r w:rsidRPr="00EB1A35">
      <w:rPr>
        <w:b/>
        <w:bCs/>
        <w:color w:val="0070C0"/>
        <w:sz w:val="20"/>
        <w:szCs w:val="20"/>
      </w:rPr>
      <w:fldChar w:fldCharType="separate"/>
    </w:r>
    <w:r w:rsidRPr="00EB1A35">
      <w:rPr>
        <w:b/>
        <w:bCs/>
        <w:noProof/>
        <w:color w:val="0070C0"/>
        <w:sz w:val="20"/>
        <w:szCs w:val="20"/>
      </w:rPr>
      <w:t>2</w:t>
    </w:r>
    <w:r w:rsidRPr="00EB1A35">
      <w:rPr>
        <w:b/>
        <w:bCs/>
        <w:color w:val="0070C0"/>
        <w:sz w:val="20"/>
        <w:szCs w:val="20"/>
      </w:rPr>
      <w:fldChar w:fldCharType="end"/>
    </w:r>
  </w:p>
  <w:p w14:paraId="76C40D54" w14:textId="77777777" w:rsidR="00EB1A35" w:rsidRDefault="00EB1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A4A88" w14:textId="77777777" w:rsidR="003713EF" w:rsidRDefault="003713EF" w:rsidP="00EB1A35">
      <w:pPr>
        <w:spacing w:after="0" w:line="240" w:lineRule="auto"/>
      </w:pPr>
      <w:r>
        <w:separator/>
      </w:r>
    </w:p>
  </w:footnote>
  <w:footnote w:type="continuationSeparator" w:id="0">
    <w:p w14:paraId="06552092" w14:textId="77777777" w:rsidR="003713EF" w:rsidRDefault="003713EF" w:rsidP="00EB1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00B4" w14:textId="76BB301F" w:rsidR="00EB1A35" w:rsidRDefault="00EB1A35">
    <w:pPr>
      <w:pStyle w:val="Header"/>
    </w:pPr>
    <w:r>
      <w:rPr>
        <w:noProof/>
      </w:rPr>
      <w:drawing>
        <wp:anchor distT="0" distB="0" distL="114300" distR="114300" simplePos="0" relativeHeight="251658240" behindDoc="0" locked="0" layoutInCell="1" allowOverlap="1" wp14:anchorId="06321971" wp14:editId="377EB777">
          <wp:simplePos x="0" y="0"/>
          <wp:positionH relativeFrom="column">
            <wp:posOffset>-304800</wp:posOffset>
          </wp:positionH>
          <wp:positionV relativeFrom="paragraph">
            <wp:posOffset>-214629</wp:posOffset>
          </wp:positionV>
          <wp:extent cx="863600" cy="368300"/>
          <wp:effectExtent l="0" t="0" r="0" b="0"/>
          <wp:wrapNone/>
          <wp:docPr id="1329044711" name="image3.png"/>
          <wp:cNvGraphicFramePr/>
          <a:graphic xmlns:a="http://schemas.openxmlformats.org/drawingml/2006/main">
            <a:graphicData uri="http://schemas.openxmlformats.org/drawingml/2006/picture">
              <pic:pic xmlns:pic="http://schemas.openxmlformats.org/drawingml/2006/picture">
                <pic:nvPicPr>
                  <pic:cNvPr id="2106671452" name="image3.png"/>
                  <pic:cNvPicPr/>
                </pic:nvPicPr>
                <pic:blipFill>
                  <a:blip r:embed="rId1"/>
                  <a:stretch>
                    <a:fillRect/>
                  </a:stretch>
                </pic:blipFill>
                <pic:spPr>
                  <a:xfrm>
                    <a:off x="0" y="0"/>
                    <a:ext cx="864096" cy="3685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C7E"/>
    <w:multiLevelType w:val="multilevel"/>
    <w:tmpl w:val="7C22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016B"/>
    <w:multiLevelType w:val="multilevel"/>
    <w:tmpl w:val="0B20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85194"/>
    <w:multiLevelType w:val="multilevel"/>
    <w:tmpl w:val="CA1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3259"/>
    <w:multiLevelType w:val="multilevel"/>
    <w:tmpl w:val="961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B72"/>
    <w:multiLevelType w:val="hybridMultilevel"/>
    <w:tmpl w:val="60E822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871B15"/>
    <w:multiLevelType w:val="multilevel"/>
    <w:tmpl w:val="62466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51F30"/>
    <w:multiLevelType w:val="multilevel"/>
    <w:tmpl w:val="6F3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07D8C"/>
    <w:multiLevelType w:val="multilevel"/>
    <w:tmpl w:val="9236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76D36"/>
    <w:multiLevelType w:val="multilevel"/>
    <w:tmpl w:val="EB409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976E4"/>
    <w:multiLevelType w:val="hybridMultilevel"/>
    <w:tmpl w:val="C41C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8A6800"/>
    <w:multiLevelType w:val="multilevel"/>
    <w:tmpl w:val="32F2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11CAC"/>
    <w:multiLevelType w:val="hybridMultilevel"/>
    <w:tmpl w:val="60E822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1665D1B"/>
    <w:multiLevelType w:val="multilevel"/>
    <w:tmpl w:val="3D30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7F26E5"/>
    <w:multiLevelType w:val="multilevel"/>
    <w:tmpl w:val="A16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C30AD"/>
    <w:multiLevelType w:val="multilevel"/>
    <w:tmpl w:val="531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64A3D"/>
    <w:multiLevelType w:val="multilevel"/>
    <w:tmpl w:val="9AE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61BE1"/>
    <w:multiLevelType w:val="multilevel"/>
    <w:tmpl w:val="775C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B56D8"/>
    <w:multiLevelType w:val="multilevel"/>
    <w:tmpl w:val="E5C6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739ED"/>
    <w:multiLevelType w:val="multilevel"/>
    <w:tmpl w:val="DA3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97A0E"/>
    <w:multiLevelType w:val="multilevel"/>
    <w:tmpl w:val="8514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C523C"/>
    <w:multiLevelType w:val="hybridMultilevel"/>
    <w:tmpl w:val="10643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8488416">
    <w:abstractNumId w:val="0"/>
  </w:num>
  <w:num w:numId="2" w16cid:durableId="1123041944">
    <w:abstractNumId w:val="19"/>
  </w:num>
  <w:num w:numId="3" w16cid:durableId="1847204739">
    <w:abstractNumId w:val="2"/>
  </w:num>
  <w:num w:numId="4" w16cid:durableId="1795446353">
    <w:abstractNumId w:val="6"/>
  </w:num>
  <w:num w:numId="5" w16cid:durableId="595749125">
    <w:abstractNumId w:val="8"/>
  </w:num>
  <w:num w:numId="6" w16cid:durableId="1073351595">
    <w:abstractNumId w:val="5"/>
  </w:num>
  <w:num w:numId="7" w16cid:durableId="1726679002">
    <w:abstractNumId w:val="12"/>
  </w:num>
  <w:num w:numId="8" w16cid:durableId="639311579">
    <w:abstractNumId w:val="18"/>
  </w:num>
  <w:num w:numId="9" w16cid:durableId="503860833">
    <w:abstractNumId w:val="1"/>
  </w:num>
  <w:num w:numId="10" w16cid:durableId="325133837">
    <w:abstractNumId w:val="7"/>
  </w:num>
  <w:num w:numId="11" w16cid:durableId="1932465302">
    <w:abstractNumId w:val="17"/>
  </w:num>
  <w:num w:numId="12" w16cid:durableId="344093185">
    <w:abstractNumId w:val="14"/>
  </w:num>
  <w:num w:numId="13" w16cid:durableId="825785294">
    <w:abstractNumId w:val="10"/>
  </w:num>
  <w:num w:numId="14" w16cid:durableId="244456004">
    <w:abstractNumId w:val="16"/>
  </w:num>
  <w:num w:numId="15" w16cid:durableId="684744974">
    <w:abstractNumId w:val="13"/>
  </w:num>
  <w:num w:numId="16" w16cid:durableId="1397778837">
    <w:abstractNumId w:val="3"/>
  </w:num>
  <w:num w:numId="17" w16cid:durableId="1937326171">
    <w:abstractNumId w:val="11"/>
  </w:num>
  <w:num w:numId="18" w16cid:durableId="1200321395">
    <w:abstractNumId w:val="4"/>
  </w:num>
  <w:num w:numId="19" w16cid:durableId="1701858465">
    <w:abstractNumId w:val="20"/>
  </w:num>
  <w:num w:numId="20" w16cid:durableId="55247286">
    <w:abstractNumId w:val="15"/>
  </w:num>
  <w:num w:numId="21" w16cid:durableId="16956964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E YIEH">
    <w15:presenceInfo w15:providerId="AD" w15:userId="S::nmyieh@us.ibm.com::2c7ffa37-6c11-4032-b003-135713ec3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8E"/>
    <w:rsid w:val="000237F8"/>
    <w:rsid w:val="00026867"/>
    <w:rsid w:val="00032273"/>
    <w:rsid w:val="00044135"/>
    <w:rsid w:val="00045032"/>
    <w:rsid w:val="0004689A"/>
    <w:rsid w:val="00057D0F"/>
    <w:rsid w:val="00065AF2"/>
    <w:rsid w:val="000856E8"/>
    <w:rsid w:val="00086FE6"/>
    <w:rsid w:val="0009404E"/>
    <w:rsid w:val="000A46B7"/>
    <w:rsid w:val="000B4282"/>
    <w:rsid w:val="000C1B0C"/>
    <w:rsid w:val="000C57AD"/>
    <w:rsid w:val="000E1937"/>
    <w:rsid w:val="000F361C"/>
    <w:rsid w:val="000F5AD2"/>
    <w:rsid w:val="00100604"/>
    <w:rsid w:val="0010658E"/>
    <w:rsid w:val="00113FEE"/>
    <w:rsid w:val="0012115F"/>
    <w:rsid w:val="001244A5"/>
    <w:rsid w:val="00126F2E"/>
    <w:rsid w:val="00134D6B"/>
    <w:rsid w:val="0014204B"/>
    <w:rsid w:val="00150155"/>
    <w:rsid w:val="00150C57"/>
    <w:rsid w:val="00153394"/>
    <w:rsid w:val="001576F4"/>
    <w:rsid w:val="001579B3"/>
    <w:rsid w:val="0016034B"/>
    <w:rsid w:val="0017530E"/>
    <w:rsid w:val="00177CF7"/>
    <w:rsid w:val="0019599A"/>
    <w:rsid w:val="001B4155"/>
    <w:rsid w:val="001B45A7"/>
    <w:rsid w:val="001C514B"/>
    <w:rsid w:val="001D536B"/>
    <w:rsid w:val="001D55E3"/>
    <w:rsid w:val="001E3F21"/>
    <w:rsid w:val="001F1BDA"/>
    <w:rsid w:val="001F65E4"/>
    <w:rsid w:val="001F7E6B"/>
    <w:rsid w:val="002027F1"/>
    <w:rsid w:val="002230AD"/>
    <w:rsid w:val="00241A58"/>
    <w:rsid w:val="00262737"/>
    <w:rsid w:val="00265B09"/>
    <w:rsid w:val="00273CF8"/>
    <w:rsid w:val="00273ED4"/>
    <w:rsid w:val="00277BD0"/>
    <w:rsid w:val="002859A7"/>
    <w:rsid w:val="00285EC4"/>
    <w:rsid w:val="002B0AC0"/>
    <w:rsid w:val="002C19BC"/>
    <w:rsid w:val="002C6FD4"/>
    <w:rsid w:val="002D24DF"/>
    <w:rsid w:val="002E23A5"/>
    <w:rsid w:val="002E3458"/>
    <w:rsid w:val="002F6599"/>
    <w:rsid w:val="00302CB9"/>
    <w:rsid w:val="0031489C"/>
    <w:rsid w:val="00332456"/>
    <w:rsid w:val="003324E9"/>
    <w:rsid w:val="003464C5"/>
    <w:rsid w:val="00347006"/>
    <w:rsid w:val="003529C5"/>
    <w:rsid w:val="00354BB7"/>
    <w:rsid w:val="003605AD"/>
    <w:rsid w:val="003713EF"/>
    <w:rsid w:val="00375894"/>
    <w:rsid w:val="00381125"/>
    <w:rsid w:val="00381B08"/>
    <w:rsid w:val="003849DF"/>
    <w:rsid w:val="003856E3"/>
    <w:rsid w:val="003A4055"/>
    <w:rsid w:val="003A6C10"/>
    <w:rsid w:val="003B09A1"/>
    <w:rsid w:val="003B2A50"/>
    <w:rsid w:val="003B3945"/>
    <w:rsid w:val="003B4417"/>
    <w:rsid w:val="003B491A"/>
    <w:rsid w:val="003C0D7E"/>
    <w:rsid w:val="003C20ED"/>
    <w:rsid w:val="003C2477"/>
    <w:rsid w:val="003C2794"/>
    <w:rsid w:val="003D71EF"/>
    <w:rsid w:val="003E5C39"/>
    <w:rsid w:val="003F1D8E"/>
    <w:rsid w:val="003F352C"/>
    <w:rsid w:val="003F3584"/>
    <w:rsid w:val="0041533C"/>
    <w:rsid w:val="00426071"/>
    <w:rsid w:val="00431D79"/>
    <w:rsid w:val="0043414B"/>
    <w:rsid w:val="00450DEE"/>
    <w:rsid w:val="004701A7"/>
    <w:rsid w:val="00474AF6"/>
    <w:rsid w:val="004763F1"/>
    <w:rsid w:val="004863BA"/>
    <w:rsid w:val="0048697C"/>
    <w:rsid w:val="00486FD0"/>
    <w:rsid w:val="00497D45"/>
    <w:rsid w:val="004A1A4E"/>
    <w:rsid w:val="004A5556"/>
    <w:rsid w:val="004B1278"/>
    <w:rsid w:val="004B1888"/>
    <w:rsid w:val="004C158C"/>
    <w:rsid w:val="004E2929"/>
    <w:rsid w:val="004F064A"/>
    <w:rsid w:val="00501FDC"/>
    <w:rsid w:val="00504936"/>
    <w:rsid w:val="0050783B"/>
    <w:rsid w:val="00533128"/>
    <w:rsid w:val="005452D4"/>
    <w:rsid w:val="00546398"/>
    <w:rsid w:val="005506C3"/>
    <w:rsid w:val="005618DD"/>
    <w:rsid w:val="00563133"/>
    <w:rsid w:val="00571DED"/>
    <w:rsid w:val="00574924"/>
    <w:rsid w:val="00585E9E"/>
    <w:rsid w:val="00586A20"/>
    <w:rsid w:val="00591931"/>
    <w:rsid w:val="00595690"/>
    <w:rsid w:val="005A0874"/>
    <w:rsid w:val="005A44D9"/>
    <w:rsid w:val="005C1039"/>
    <w:rsid w:val="005C610A"/>
    <w:rsid w:val="005D26E2"/>
    <w:rsid w:val="005E5457"/>
    <w:rsid w:val="005E5C48"/>
    <w:rsid w:val="00605BB9"/>
    <w:rsid w:val="00607A8E"/>
    <w:rsid w:val="00611DF5"/>
    <w:rsid w:val="00615F3F"/>
    <w:rsid w:val="00617EBA"/>
    <w:rsid w:val="006253F2"/>
    <w:rsid w:val="00626263"/>
    <w:rsid w:val="00631A91"/>
    <w:rsid w:val="006570B0"/>
    <w:rsid w:val="0066141A"/>
    <w:rsid w:val="00665292"/>
    <w:rsid w:val="00690782"/>
    <w:rsid w:val="0069505E"/>
    <w:rsid w:val="006A19F0"/>
    <w:rsid w:val="006B1D72"/>
    <w:rsid w:val="006B44AA"/>
    <w:rsid w:val="006C27E0"/>
    <w:rsid w:val="006D3B02"/>
    <w:rsid w:val="006D73F0"/>
    <w:rsid w:val="007108EA"/>
    <w:rsid w:val="007164E6"/>
    <w:rsid w:val="00726EF9"/>
    <w:rsid w:val="00734F5A"/>
    <w:rsid w:val="007529C0"/>
    <w:rsid w:val="00762C77"/>
    <w:rsid w:val="00763B4E"/>
    <w:rsid w:val="00766DF2"/>
    <w:rsid w:val="00766F86"/>
    <w:rsid w:val="007729FC"/>
    <w:rsid w:val="0079283C"/>
    <w:rsid w:val="007A5694"/>
    <w:rsid w:val="007C1406"/>
    <w:rsid w:val="007C2FCC"/>
    <w:rsid w:val="007D2FE9"/>
    <w:rsid w:val="007E0A6A"/>
    <w:rsid w:val="007E5407"/>
    <w:rsid w:val="007F5235"/>
    <w:rsid w:val="00827FE3"/>
    <w:rsid w:val="00830C14"/>
    <w:rsid w:val="00834DD7"/>
    <w:rsid w:val="0084332C"/>
    <w:rsid w:val="008578BD"/>
    <w:rsid w:val="00860B22"/>
    <w:rsid w:val="00861EBB"/>
    <w:rsid w:val="0087137E"/>
    <w:rsid w:val="00874915"/>
    <w:rsid w:val="00883258"/>
    <w:rsid w:val="00895945"/>
    <w:rsid w:val="008A66B4"/>
    <w:rsid w:val="008B7B96"/>
    <w:rsid w:val="008C4E8D"/>
    <w:rsid w:val="008E1F88"/>
    <w:rsid w:val="008E2C5D"/>
    <w:rsid w:val="008E74A2"/>
    <w:rsid w:val="008F3A6D"/>
    <w:rsid w:val="008F4511"/>
    <w:rsid w:val="008F59CA"/>
    <w:rsid w:val="008F5DAE"/>
    <w:rsid w:val="00906DCE"/>
    <w:rsid w:val="00911D03"/>
    <w:rsid w:val="00912D89"/>
    <w:rsid w:val="009134BC"/>
    <w:rsid w:val="00916002"/>
    <w:rsid w:val="0092142E"/>
    <w:rsid w:val="00924814"/>
    <w:rsid w:val="00927449"/>
    <w:rsid w:val="00943BA3"/>
    <w:rsid w:val="0094659E"/>
    <w:rsid w:val="00946C5B"/>
    <w:rsid w:val="009639EA"/>
    <w:rsid w:val="00971DEA"/>
    <w:rsid w:val="00975774"/>
    <w:rsid w:val="0098016B"/>
    <w:rsid w:val="009A4BE0"/>
    <w:rsid w:val="009B5B4D"/>
    <w:rsid w:val="009C2976"/>
    <w:rsid w:val="009C6043"/>
    <w:rsid w:val="009D7E56"/>
    <w:rsid w:val="00A12EF5"/>
    <w:rsid w:val="00A215D1"/>
    <w:rsid w:val="00A36CCF"/>
    <w:rsid w:val="00A40431"/>
    <w:rsid w:val="00A54EB3"/>
    <w:rsid w:val="00A628FF"/>
    <w:rsid w:val="00A62DCB"/>
    <w:rsid w:val="00A708EC"/>
    <w:rsid w:val="00A80074"/>
    <w:rsid w:val="00A91812"/>
    <w:rsid w:val="00A94667"/>
    <w:rsid w:val="00A96E26"/>
    <w:rsid w:val="00AA5E2C"/>
    <w:rsid w:val="00AC75B7"/>
    <w:rsid w:val="00AD0439"/>
    <w:rsid w:val="00AD4205"/>
    <w:rsid w:val="00AD5A1B"/>
    <w:rsid w:val="00AD78FF"/>
    <w:rsid w:val="00AF3DAE"/>
    <w:rsid w:val="00AF6A55"/>
    <w:rsid w:val="00B03700"/>
    <w:rsid w:val="00B10512"/>
    <w:rsid w:val="00B12EF5"/>
    <w:rsid w:val="00B1566E"/>
    <w:rsid w:val="00B27227"/>
    <w:rsid w:val="00B345AC"/>
    <w:rsid w:val="00B37AC8"/>
    <w:rsid w:val="00B44D82"/>
    <w:rsid w:val="00B469C6"/>
    <w:rsid w:val="00B51DB5"/>
    <w:rsid w:val="00B57CB2"/>
    <w:rsid w:val="00B63CF8"/>
    <w:rsid w:val="00B64A87"/>
    <w:rsid w:val="00B652B9"/>
    <w:rsid w:val="00B74EED"/>
    <w:rsid w:val="00B91851"/>
    <w:rsid w:val="00B95FD6"/>
    <w:rsid w:val="00BB0C5C"/>
    <w:rsid w:val="00BB1BF3"/>
    <w:rsid w:val="00BB660A"/>
    <w:rsid w:val="00BC27C9"/>
    <w:rsid w:val="00BC7DDE"/>
    <w:rsid w:val="00BD0B69"/>
    <w:rsid w:val="00BD1CF8"/>
    <w:rsid w:val="00BD7186"/>
    <w:rsid w:val="00BE43A0"/>
    <w:rsid w:val="00C053F9"/>
    <w:rsid w:val="00C21A86"/>
    <w:rsid w:val="00C243A5"/>
    <w:rsid w:val="00C358FA"/>
    <w:rsid w:val="00C5416F"/>
    <w:rsid w:val="00C61183"/>
    <w:rsid w:val="00C622CC"/>
    <w:rsid w:val="00C65BC2"/>
    <w:rsid w:val="00CB0665"/>
    <w:rsid w:val="00CB5EEB"/>
    <w:rsid w:val="00CC5CA5"/>
    <w:rsid w:val="00CD0C4C"/>
    <w:rsid w:val="00CD7B4A"/>
    <w:rsid w:val="00CE10C2"/>
    <w:rsid w:val="00CE31C0"/>
    <w:rsid w:val="00CE71F9"/>
    <w:rsid w:val="00CF2A70"/>
    <w:rsid w:val="00CF5012"/>
    <w:rsid w:val="00CF6872"/>
    <w:rsid w:val="00CF6985"/>
    <w:rsid w:val="00D016E4"/>
    <w:rsid w:val="00D167DA"/>
    <w:rsid w:val="00D20C45"/>
    <w:rsid w:val="00D232DD"/>
    <w:rsid w:val="00D42353"/>
    <w:rsid w:val="00D4378D"/>
    <w:rsid w:val="00D449D4"/>
    <w:rsid w:val="00D569C3"/>
    <w:rsid w:val="00D57A17"/>
    <w:rsid w:val="00D64E47"/>
    <w:rsid w:val="00D670C3"/>
    <w:rsid w:val="00D741CE"/>
    <w:rsid w:val="00D83596"/>
    <w:rsid w:val="00D85547"/>
    <w:rsid w:val="00D87041"/>
    <w:rsid w:val="00D87D15"/>
    <w:rsid w:val="00D91CF5"/>
    <w:rsid w:val="00DA763C"/>
    <w:rsid w:val="00DB23CA"/>
    <w:rsid w:val="00DD0927"/>
    <w:rsid w:val="00DD5C3C"/>
    <w:rsid w:val="00DD665B"/>
    <w:rsid w:val="00DE2294"/>
    <w:rsid w:val="00DE3959"/>
    <w:rsid w:val="00DF1C4E"/>
    <w:rsid w:val="00E03A00"/>
    <w:rsid w:val="00E15F18"/>
    <w:rsid w:val="00E162D6"/>
    <w:rsid w:val="00E17C12"/>
    <w:rsid w:val="00E27FA4"/>
    <w:rsid w:val="00E36457"/>
    <w:rsid w:val="00E41779"/>
    <w:rsid w:val="00E50706"/>
    <w:rsid w:val="00E55380"/>
    <w:rsid w:val="00E764FC"/>
    <w:rsid w:val="00E825B8"/>
    <w:rsid w:val="00E93AE2"/>
    <w:rsid w:val="00E95ED9"/>
    <w:rsid w:val="00EA73A0"/>
    <w:rsid w:val="00EB1A35"/>
    <w:rsid w:val="00EB3ECA"/>
    <w:rsid w:val="00EC3F5F"/>
    <w:rsid w:val="00EE21A6"/>
    <w:rsid w:val="00EE785A"/>
    <w:rsid w:val="00EF0E75"/>
    <w:rsid w:val="00EF2CCF"/>
    <w:rsid w:val="00F108FD"/>
    <w:rsid w:val="00F41BCA"/>
    <w:rsid w:val="00F540AD"/>
    <w:rsid w:val="00F74625"/>
    <w:rsid w:val="00F85B36"/>
    <w:rsid w:val="00F94876"/>
    <w:rsid w:val="00F95C95"/>
    <w:rsid w:val="00F96C4E"/>
    <w:rsid w:val="00FB228A"/>
    <w:rsid w:val="00FE622C"/>
    <w:rsid w:val="00FE7A59"/>
    <w:rsid w:val="3946BB21"/>
    <w:rsid w:val="4B001B5C"/>
    <w:rsid w:val="57349C4C"/>
    <w:rsid w:val="58B9B24C"/>
    <w:rsid w:val="676F1704"/>
    <w:rsid w:val="6BC4699F"/>
    <w:rsid w:val="723D93AC"/>
    <w:rsid w:val="73256EC1"/>
    <w:rsid w:val="7E16C2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35C6"/>
  <w15:chartTrackingRefBased/>
  <w15:docId w15:val="{9BB1A586-12B7-421F-85B4-CB0A734C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8E"/>
    <w:rPr>
      <w:rFonts w:eastAsiaTheme="majorEastAsia" w:cstheme="majorBidi"/>
      <w:color w:val="272727" w:themeColor="text1" w:themeTint="D8"/>
    </w:rPr>
  </w:style>
  <w:style w:type="paragraph" w:styleId="Title">
    <w:name w:val="Title"/>
    <w:basedOn w:val="Normal"/>
    <w:next w:val="Normal"/>
    <w:link w:val="TitleChar"/>
    <w:uiPriority w:val="10"/>
    <w:qFormat/>
    <w:rsid w:val="00106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8E"/>
    <w:pPr>
      <w:spacing w:before="160"/>
      <w:jc w:val="center"/>
    </w:pPr>
    <w:rPr>
      <w:i/>
      <w:iCs/>
      <w:color w:val="404040" w:themeColor="text1" w:themeTint="BF"/>
    </w:rPr>
  </w:style>
  <w:style w:type="character" w:customStyle="1" w:styleId="QuoteChar">
    <w:name w:val="Quote Char"/>
    <w:basedOn w:val="DefaultParagraphFont"/>
    <w:link w:val="Quote"/>
    <w:uiPriority w:val="29"/>
    <w:rsid w:val="0010658E"/>
    <w:rPr>
      <w:i/>
      <w:iCs/>
      <w:color w:val="404040" w:themeColor="text1" w:themeTint="BF"/>
    </w:rPr>
  </w:style>
  <w:style w:type="paragraph" w:styleId="ListParagraph">
    <w:name w:val="List Paragraph"/>
    <w:basedOn w:val="Normal"/>
    <w:uiPriority w:val="34"/>
    <w:qFormat/>
    <w:rsid w:val="0010658E"/>
    <w:pPr>
      <w:ind w:left="720"/>
      <w:contextualSpacing/>
    </w:pPr>
  </w:style>
  <w:style w:type="character" w:styleId="IntenseEmphasis">
    <w:name w:val="Intense Emphasis"/>
    <w:basedOn w:val="DefaultParagraphFont"/>
    <w:uiPriority w:val="21"/>
    <w:qFormat/>
    <w:rsid w:val="0010658E"/>
    <w:rPr>
      <w:i/>
      <w:iCs/>
      <w:color w:val="0F4761" w:themeColor="accent1" w:themeShade="BF"/>
    </w:rPr>
  </w:style>
  <w:style w:type="paragraph" w:styleId="IntenseQuote">
    <w:name w:val="Intense Quote"/>
    <w:basedOn w:val="Normal"/>
    <w:next w:val="Normal"/>
    <w:link w:val="IntenseQuoteChar"/>
    <w:uiPriority w:val="30"/>
    <w:qFormat/>
    <w:rsid w:val="00106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58E"/>
    <w:rPr>
      <w:i/>
      <w:iCs/>
      <w:color w:val="0F4761" w:themeColor="accent1" w:themeShade="BF"/>
    </w:rPr>
  </w:style>
  <w:style w:type="character" w:styleId="IntenseReference">
    <w:name w:val="Intense Reference"/>
    <w:basedOn w:val="DefaultParagraphFont"/>
    <w:uiPriority w:val="32"/>
    <w:qFormat/>
    <w:rsid w:val="0010658E"/>
    <w:rPr>
      <w:b/>
      <w:bCs/>
      <w:smallCaps/>
      <w:color w:val="0F4761" w:themeColor="accent1" w:themeShade="BF"/>
      <w:spacing w:val="5"/>
    </w:rPr>
  </w:style>
  <w:style w:type="paragraph" w:styleId="Header">
    <w:name w:val="header"/>
    <w:basedOn w:val="Normal"/>
    <w:link w:val="HeaderChar"/>
    <w:uiPriority w:val="99"/>
    <w:unhideWhenUsed/>
    <w:rsid w:val="00EB1A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A35"/>
  </w:style>
  <w:style w:type="paragraph" w:styleId="Footer">
    <w:name w:val="footer"/>
    <w:basedOn w:val="Normal"/>
    <w:link w:val="FooterChar"/>
    <w:uiPriority w:val="99"/>
    <w:unhideWhenUsed/>
    <w:rsid w:val="00EB1A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A35"/>
  </w:style>
  <w:style w:type="paragraph" w:styleId="Revision">
    <w:name w:val="Revision"/>
    <w:hidden/>
    <w:uiPriority w:val="99"/>
    <w:semiHidden/>
    <w:rsid w:val="00AA5E2C"/>
    <w:pPr>
      <w:spacing w:after="0" w:line="240" w:lineRule="auto"/>
    </w:pPr>
  </w:style>
  <w:style w:type="character" w:styleId="CommentReference">
    <w:name w:val="annotation reference"/>
    <w:basedOn w:val="DefaultParagraphFont"/>
    <w:uiPriority w:val="99"/>
    <w:semiHidden/>
    <w:unhideWhenUsed/>
    <w:rsid w:val="00AA5E2C"/>
    <w:rPr>
      <w:sz w:val="16"/>
      <w:szCs w:val="16"/>
    </w:rPr>
  </w:style>
  <w:style w:type="paragraph" w:styleId="CommentText">
    <w:name w:val="annotation text"/>
    <w:basedOn w:val="Normal"/>
    <w:link w:val="CommentTextChar"/>
    <w:uiPriority w:val="99"/>
    <w:unhideWhenUsed/>
    <w:rsid w:val="00AA5E2C"/>
    <w:pPr>
      <w:spacing w:line="240" w:lineRule="auto"/>
    </w:pPr>
    <w:rPr>
      <w:sz w:val="20"/>
      <w:szCs w:val="20"/>
    </w:rPr>
  </w:style>
  <w:style w:type="character" w:customStyle="1" w:styleId="CommentTextChar">
    <w:name w:val="Comment Text Char"/>
    <w:basedOn w:val="DefaultParagraphFont"/>
    <w:link w:val="CommentText"/>
    <w:uiPriority w:val="99"/>
    <w:rsid w:val="00AA5E2C"/>
    <w:rPr>
      <w:sz w:val="20"/>
      <w:szCs w:val="20"/>
    </w:rPr>
  </w:style>
  <w:style w:type="paragraph" w:styleId="CommentSubject">
    <w:name w:val="annotation subject"/>
    <w:basedOn w:val="CommentText"/>
    <w:next w:val="CommentText"/>
    <w:link w:val="CommentSubjectChar"/>
    <w:uiPriority w:val="99"/>
    <w:semiHidden/>
    <w:unhideWhenUsed/>
    <w:rsid w:val="00AA5E2C"/>
    <w:rPr>
      <w:b/>
      <w:bCs/>
    </w:rPr>
  </w:style>
  <w:style w:type="character" w:customStyle="1" w:styleId="CommentSubjectChar">
    <w:name w:val="Comment Subject Char"/>
    <w:basedOn w:val="CommentTextChar"/>
    <w:link w:val="CommentSubject"/>
    <w:uiPriority w:val="99"/>
    <w:semiHidden/>
    <w:rsid w:val="00AA5E2C"/>
    <w:rPr>
      <w:b/>
      <w:bCs/>
      <w:sz w:val="20"/>
      <w:szCs w:val="20"/>
    </w:rPr>
  </w:style>
  <w:style w:type="character" w:styleId="Strong">
    <w:name w:val="Strong"/>
    <w:basedOn w:val="DefaultParagraphFont"/>
    <w:uiPriority w:val="22"/>
    <w:qFormat/>
    <w:rsid w:val="00D64E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customXml" Target="../customXml/item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F645F-370A-F344-BE1C-36CCE44F24A4}">
  <we:reference id="b7d90c49-50cc-4d90-b9e5-7eca51d75141" version="2.0.0.0" store="EXCatalog" storeType="EXCatalog"/>
  <we:alternateReferences>
    <we:reference id="WA200005357"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root xmlns="https://api.latchapp.com" type="object">
  <ivo_documentId type="string">16d96900-4cee-496d-b8ef-a124a2338014</ivo_documentId>
  <ivo_metadata type="object">
    <ivo_lastModified type="string">2026-03-25T15:04:33.693Z</ivo_lastModified>
    <ivo_gitHash type="string">ae2f927ae73f280655021a138b188cac06707b54</ivo_gitHash>
  </ivo_metadata>
  <ivo_permanent type="object">
    <ivo_iPS2VQ2KcYfh1ui1Pk2JdCwCDev1 type="object">
      <ivo_checklist type="object">
        <ivo_permanent type="object">
          <ivo_permanentlyClosed type="array"/>
        </ivo_permanent>
      </ivo_checklist>
    </ivo_iPS2VQ2KcYfh1ui1Pk2JdCwCDev1>
  </ivo_permanent>
  <ivo_revolvingId type="string">xm0plfghhyg1pv2lhpniqyxe</ivo_revolvingId>
  <ivo_revolvingIdDate type="string">2026-03-25</ivo_revolvingIdDate>
</root>
</file>

<file path=customXml/item2.xml><?xml version="1.0" encoding="utf-8"?>
<root xmlns="https://api.latchapp.com" type="object">
  <ivo_documentId type="string">16d96900-4cee-496d-b8ef-a124a2338014</ivo_documentId>
  <ivo_metadata type="object">
    <ivo_lastModified type="string">2026-03-25T15:04:33.828Z</ivo_lastModified>
    <ivo_gitHash type="string">ae2f927ae73f280655021a138b188cac06707b54</ivo_gitHash>
  </ivo_metadata>
  <ivo_permanent type="object">
    <ivo_iPS2VQ2KcYfh1ui1Pk2JdCwCDev1 type="object">
      <ivo_checklist type="object">
        <ivo_permanent type="object">
          <ivo_permanentlyClosed type="array"/>
        </ivo_permanent>
      </ivo_checklist>
    </ivo_iPS2VQ2KcYfh1ui1Pk2JdCwCDev1>
  </ivo_permanent>
  <ivo_revolvingId type="string">gaaximuo73vtm1n90wacd4ay</ivo_revolvingId>
  <ivo_revolvingIdDate type="string">2026-03-25</ivo_revolvingIdDate>
</root>
</file>

<file path=customXml/item3.xml><?xml version="1.0" encoding="utf-8"?>
<root xmlns="https://api.latchapp.com" type="object">
  <ivo_documentId type="string">16d96900-4cee-496d-b8ef-a124a2338014</ivo_documentId>
  <ivo_metadata type="object">
    <ivo_lastModified type="string">2026-03-25T15:04:34.115Z</ivo_lastModified>
    <ivo_gitHash type="string">ae2f927ae73f280655021a138b188cac06707b54</ivo_gitHash>
  </ivo_metadata>
  <ivo_permanent type="object">
    <ivo_iPS2VQ2KcYfh1ui1Pk2JdCwCDev1 type="object">
      <ivo_checklist type="object">
        <ivo_permanent type="object">
          <ivo_permanentlyClosed type="array"/>
        </ivo_permanent>
      </ivo_checklist>
    </ivo_iPS2VQ2KcYfh1ui1Pk2JdCwCDev1>
  </ivo_permanent>
  <ivo_revolvingId type="string">avfanoh3lwwpild8k7yziyci</ivo_revolvingId>
  <ivo_revolvingIdDate type="string">2026-03-21</ivo_revolvingIdDate>
</root>
</file>

<file path=customXml/item4.xml><?xml version="1.0" encoding="utf-8"?>
<root xmlns="https://api.latchapp.com" type="object">
  <ivo_documentId type="string">16d96900-4cee-496d-b8ef-a124a2338014</ivo_documentId>
  <ivo_metadata type="object">
    <ivo_lastModified type="string">2026-03-25T15:04:34.699Z</ivo_lastModified>
    <ivo_gitHash type="string">ae2f927ae73f280655021a138b188cac06707b54</ivo_gitHash>
  </ivo_metadata>
  <ivo_permanent type="object">
    <ivo_iPS2VQ2KcYfh1ui1Pk2JdCwCDev1 type="object">
      <ivo_checklist type="object">
        <ivo_permanent type="object">
          <ivo_permanentlyClosed type="array"/>
        </ivo_permanent>
      </ivo_checklist>
    </ivo_iPS2VQ2KcYfh1ui1Pk2JdCwCDev1>
  </ivo_permanent>
  <ivo_revolvingId type="string">kjfmgg01jt1slr7e0uoavqe1</ivo_revolvingId>
  <ivo_revolvingIdDate type="string">2026-03-25</ivo_revolvingIdDate>
</root>
</file>

<file path=customXml/item5.xml><?xml version="1.0" encoding="utf-8"?>
<ct:contentTypeSchema xmlns:ct="http://schemas.microsoft.com/office/2006/metadata/contentType" xmlns:ma="http://schemas.microsoft.com/office/2006/metadata/properties/metaAttributes" ct:_="" ma:_="" ma:contentTypeName="Document" ma:contentTypeID="0x0101008E0EE32BB6DC8E44A4FDB7FCD1B6EAD6" ma:contentTypeVersion="20" ma:contentTypeDescription="Create a new document." ma:contentTypeScope="" ma:versionID="04358f78ff75bc7e53c70a3e3e055f23">
  <xsd:schema xmlns:xsd="http://www.w3.org/2001/XMLSchema" xmlns:xs="http://www.w3.org/2001/XMLSchema" xmlns:p="http://schemas.microsoft.com/office/2006/metadata/properties" xmlns:ns2="c93d0f0f-3cc9-4425-a3ca-a970db1fbb2c" xmlns:ns3="2e68cf6c-51ba-4f32-8108-1b311084bf44" targetNamespace="http://schemas.microsoft.com/office/2006/metadata/properties" ma:root="true" ma:fieldsID="844952f87baa3e6739283f540e041ad0" ns2:_="" ns3:_="">
    <xsd:import namespace="c93d0f0f-3cc9-4425-a3ca-a970db1fbb2c"/>
    <xsd:import namespace="2e68cf6c-51ba-4f32-8108-1b311084bf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2:MediaServiceBillingMetadata" minOccurs="0"/>
                <xsd:element ref="ns2:MediaServiceLocation" minOccurs="0"/>
                <xsd:element ref="ns2:Copi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d0f0f-3cc9-4425-a3ca-a970db1fbb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CopiedFrom" ma:index="26" nillable="true" ma:displayName="Copied From" ma:description="Where the folder was originally copied from (ex: SF or D&amp;A)" ma:format="Dropdown" ma:internalName="CopiedFro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68cf6c-51ba-4f32-8108-1b311084bf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e5ec7c1-feff-4c49-9161-61b386a4c22d}" ma:internalName="TaxCatchAll" ma:showField="CatchAllData" ma:web="2e68cf6c-51ba-4f32-8108-1b311084bf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CopiedFrom xmlns="c93d0f0f-3cc9-4425-a3ca-a970db1fbb2c" xsi:nil="true"/>
    <TaxCatchAll xmlns="2e68cf6c-51ba-4f32-8108-1b311084bf44" xsi:nil="true"/>
    <lcf76f155ced4ddcb4097134ff3c332f xmlns="c93d0f0f-3cc9-4425-a3ca-a970db1fbb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B93F9D-9CEC-7045-A57D-C2678A142571}">
  <ds:schemaRefs>
    <ds:schemaRef ds:uri="https://api.latchapp.com"/>
  </ds:schemaRefs>
</ds:datastoreItem>
</file>

<file path=customXml/itemProps2.xml><?xml version="1.0" encoding="utf-8"?>
<ds:datastoreItem xmlns:ds="http://schemas.openxmlformats.org/officeDocument/2006/customXml" ds:itemID="{05F36790-2ED7-D240-81B6-E4F82CA38D71}">
  <ds:schemaRefs>
    <ds:schemaRef ds:uri="https://api.latchapp.com"/>
  </ds:schemaRefs>
</ds:datastoreItem>
</file>

<file path=customXml/itemProps3.xml><?xml version="1.0" encoding="utf-8"?>
<ds:datastoreItem xmlns:ds="http://schemas.openxmlformats.org/officeDocument/2006/customXml" ds:itemID="{1F7F3916-A82C-1746-BDFD-EF04C1FF9D59}">
  <ds:schemaRefs>
    <ds:schemaRef ds:uri="https://api.latchapp.com"/>
  </ds:schemaRefs>
</ds:datastoreItem>
</file>

<file path=customXml/itemProps4.xml><?xml version="1.0" encoding="utf-8"?>
<ds:datastoreItem xmlns:ds="http://schemas.openxmlformats.org/officeDocument/2006/customXml" ds:itemID="{476433DE-BD30-854C-9985-4887B96FF72F}">
  <ds:schemaRefs>
    <ds:schemaRef ds:uri="https://api.latchapp.com"/>
  </ds:schemaRefs>
</ds:datastoreItem>
</file>

<file path=customXml/itemProps5.xml><?xml version="1.0" encoding="utf-8"?>
<ds:datastoreItem xmlns:ds="http://schemas.openxmlformats.org/officeDocument/2006/customXml" ds:itemID="{5A1D8604-12B7-49E6-AE58-E529ABCFA13C}"/>
</file>

<file path=customXml/itemProps6.xml><?xml version="1.0" encoding="utf-8"?>
<ds:datastoreItem xmlns:ds="http://schemas.openxmlformats.org/officeDocument/2006/customXml" ds:itemID="{DD7FF87B-2359-4F5E-B1FD-4ADBC5B083F1}"/>
</file>

<file path=customXml/itemProps7.xml><?xml version="1.0" encoding="utf-8"?>
<ds:datastoreItem xmlns:ds="http://schemas.openxmlformats.org/officeDocument/2006/customXml" ds:itemID="{B8D57120-DA19-48C6-A12C-C45B63C649DF}"/>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4980</Characters>
  <Application>Microsoft Office Word</Application>
  <DocSecurity>0</DocSecurity>
  <Lines>113</Lines>
  <Paragraphs>102</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Foroozanfar, Mona</dc:creator>
  <cp:keywords/>
  <dc:description/>
  <cp:lastModifiedBy>ASHISH THAKUR</cp:lastModifiedBy>
  <cp:revision>2</cp:revision>
  <dcterms:created xsi:type="dcterms:W3CDTF">2026-03-27T01:07:00Z</dcterms:created>
  <dcterms:modified xsi:type="dcterms:W3CDTF">2026-03-27T01:07:00Z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1e58c1-766d-4ff4-9619-b604fc37898b_Enabled">
    <vt:lpwstr>true</vt:lpwstr>
  </property>
  <property fmtid="{D5CDD505-2E9C-101B-9397-08002B2CF9AE}" pid="3" name="MSIP_Label_9e1e58c1-766d-4ff4-9619-b604fc37898b_SetDate">
    <vt:lpwstr>2026-03-13T18:27:38Z</vt:lpwstr>
  </property>
  <property fmtid="{D5CDD505-2E9C-101B-9397-08002B2CF9AE}" pid="4" name="MSIP_Label_9e1e58c1-766d-4ff4-9619-b604fc37898b_Method">
    <vt:lpwstr>Standard</vt:lpwstr>
  </property>
  <property fmtid="{D5CDD505-2E9C-101B-9397-08002B2CF9AE}" pid="5" name="MSIP_Label_9e1e58c1-766d-4ff4-9619-b604fc37898b_Name">
    <vt:lpwstr>Internal Use</vt:lpwstr>
  </property>
  <property fmtid="{D5CDD505-2E9C-101B-9397-08002B2CF9AE}" pid="6" name="MSIP_Label_9e1e58c1-766d-4ff4-9619-b604fc37898b_SiteId">
    <vt:lpwstr>e3ff91d8-34c8-4b15-a0b4-18910a6ac575</vt:lpwstr>
  </property>
  <property fmtid="{D5CDD505-2E9C-101B-9397-08002B2CF9AE}" pid="7" name="MSIP_Label_9e1e58c1-766d-4ff4-9619-b604fc37898b_ActionId">
    <vt:lpwstr>22abcc39-efa3-47f8-9205-09464cfab5be</vt:lpwstr>
  </property>
  <property fmtid="{D5CDD505-2E9C-101B-9397-08002B2CF9AE}" pid="8" name="MSIP_Label_9e1e58c1-766d-4ff4-9619-b604fc37898b_ContentBits">
    <vt:lpwstr>0</vt:lpwstr>
  </property>
  <property fmtid="{D5CDD505-2E9C-101B-9397-08002B2CF9AE}" pid="9" name="MSIP_Label_9e1e58c1-766d-4ff4-9619-b604fc37898b_Tag">
    <vt:lpwstr>10, 3, 0, 1</vt:lpwstr>
  </property>
  <property fmtid="{D5CDD505-2E9C-101B-9397-08002B2CF9AE}" pid="10" name="ContentTypeId">
    <vt:lpwstr>0x0101008E0EE32BB6DC8E44A4FDB7FCD1B6EAD6</vt:lpwstr>
  </property>
  <property fmtid="{D5CDD505-2E9C-101B-9397-08002B2CF9AE}" pid="12" name="docLang">
    <vt:lpwstr>en</vt:lpwstr>
  </property>
  <property fmtid="{D5CDD505-2E9C-101B-9397-08002B2CF9AE}" pid="13" name="MediaServiceImageTags">
    <vt:lpwstr/>
  </property>
</Properties>
</file>