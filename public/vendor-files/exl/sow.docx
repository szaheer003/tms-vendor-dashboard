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5884" w14:textId="5E67BC79" w:rsidR="0010658E" w:rsidRPr="00D64E47" w:rsidRDefault="0010658E" w:rsidP="0010658E">
      <w:pPr>
        <w:jc w:val="center"/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DRAFT STATEMENT OF WORK</w:t>
      </w:r>
    </w:p>
    <w:p w14:paraId="18ECC554" w14:textId="2907E208" w:rsidR="0010658E" w:rsidRPr="00D64E47" w:rsidRDefault="0010658E" w:rsidP="0010658E">
      <w:pPr>
        <w:jc w:val="center"/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Business Process Outsourcing (BPO) Services</w:t>
      </w:r>
    </w:p>
    <w:p w14:paraId="4E5AE747" w14:textId="6B3D1778" w:rsidR="0010658E" w:rsidRPr="00D64E47" w:rsidRDefault="0010658E" w:rsidP="005506C3">
      <w:pPr>
        <w:pStyle w:val="ListParagraph"/>
        <w:numPr>
          <w:ilvl w:val="0"/>
          <w:numId w:val="17"/>
        </w:numPr>
        <w:ind w:left="709" w:hanging="349"/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Structure and Governing Documents</w:t>
      </w:r>
    </w:p>
    <w:p w14:paraId="10677EBD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Statement of Work (“</w:t>
      </w:r>
      <w:r w:rsidRPr="00D64E47">
        <w:rPr>
          <w:rFonts w:ascii="Aptos Narrow" w:hAnsi="Aptos Narrow"/>
          <w:b/>
          <w:bCs/>
          <w:sz w:val="22"/>
          <w:szCs w:val="22"/>
        </w:rPr>
        <w:t>SOW</w:t>
      </w:r>
      <w:r w:rsidRPr="00D64E47">
        <w:rPr>
          <w:rFonts w:ascii="Aptos Narrow" w:hAnsi="Aptos Narrow"/>
          <w:sz w:val="22"/>
          <w:szCs w:val="22"/>
        </w:rPr>
        <w:t xml:space="preserve">”) is issued by Fidelity Information Services, LLC </w:t>
      </w:r>
      <w:r w:rsidRPr="00D64E47">
        <w:rPr>
          <w:rFonts w:ascii="Aptos Narrow" w:hAnsi="Aptos Narrow"/>
          <w:b/>
          <w:bCs/>
          <w:sz w:val="22"/>
          <w:szCs w:val="22"/>
        </w:rPr>
        <w:t>(“FIS”)</w:t>
      </w:r>
      <w:r w:rsidRPr="00D64E47">
        <w:rPr>
          <w:rFonts w:ascii="Aptos Narrow" w:hAnsi="Aptos Narrow"/>
          <w:sz w:val="22"/>
          <w:szCs w:val="22"/>
        </w:rPr>
        <w:t xml:space="preserve">, inclusive of the TSYS business, and will form part of the definitive outsourcing agreement </w:t>
      </w:r>
      <w:proofErr w:type="gramStart"/>
      <w:r w:rsidRPr="00D64E47">
        <w:rPr>
          <w:rFonts w:ascii="Aptos Narrow" w:hAnsi="Aptos Narrow"/>
          <w:sz w:val="22"/>
          <w:szCs w:val="22"/>
        </w:rPr>
        <w:t>entered into</w:t>
      </w:r>
      <w:proofErr w:type="gramEnd"/>
      <w:r w:rsidRPr="00D64E47">
        <w:rPr>
          <w:rFonts w:ascii="Aptos Narrow" w:hAnsi="Aptos Narrow"/>
          <w:sz w:val="22"/>
          <w:szCs w:val="22"/>
        </w:rPr>
        <w:t xml:space="preserve"> between FIS and the successful bidder (“</w:t>
      </w:r>
      <w:r w:rsidRPr="00D64E47">
        <w:rPr>
          <w:rFonts w:ascii="Aptos Narrow" w:hAnsi="Aptos Narrow"/>
          <w:b/>
          <w:bCs/>
          <w:sz w:val="22"/>
          <w:szCs w:val="22"/>
        </w:rPr>
        <w:t>Service Provider</w:t>
      </w:r>
      <w:r w:rsidRPr="00D64E47">
        <w:rPr>
          <w:rFonts w:ascii="Aptos Narrow" w:hAnsi="Aptos Narrow"/>
          <w:sz w:val="22"/>
          <w:szCs w:val="22"/>
        </w:rPr>
        <w:t>”).</w:t>
      </w:r>
    </w:p>
    <w:p w14:paraId="6D75DA5F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SOW is governed by:</w:t>
      </w:r>
    </w:p>
    <w:p w14:paraId="5D4753D0" w14:textId="77777777" w:rsidR="0010658E" w:rsidRPr="00D64E47" w:rsidRDefault="0010658E" w:rsidP="0010658E">
      <w:pPr>
        <w:numPr>
          <w:ilvl w:val="0"/>
          <w:numId w:val="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The FIS Master Services Agreement (“MSA”), and</w:t>
      </w:r>
    </w:p>
    <w:p w14:paraId="587216CF" w14:textId="29F48CDF" w:rsidR="0010658E" w:rsidRPr="00D64E47" w:rsidRDefault="0010658E" w:rsidP="0010658E">
      <w:pPr>
        <w:numPr>
          <w:ilvl w:val="0"/>
          <w:numId w:val="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SOW, which shall prevail in the event of conflict for SOW</w:t>
      </w:r>
      <w:r w:rsidRPr="00D64E47">
        <w:rPr>
          <w:rFonts w:ascii="Aptos Narrow" w:hAnsi="Aptos Narrow"/>
          <w:sz w:val="22"/>
          <w:szCs w:val="22"/>
        </w:rPr>
        <w:noBreakHyphen/>
        <w:t>specific matters.</w:t>
      </w:r>
    </w:p>
    <w:p w14:paraId="2BE1E462" w14:textId="49502404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Term and Renewal</w:t>
      </w:r>
    </w:p>
    <w:p w14:paraId="14034DA2" w14:textId="77777777" w:rsidR="0010658E" w:rsidRPr="00D64E47" w:rsidRDefault="0010658E" w:rsidP="0010658E">
      <w:pPr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Initial Term: Five (5) years from the applicable Service Commencement Date.</w:t>
      </w:r>
    </w:p>
    <w:p w14:paraId="5DC60502" w14:textId="14FD2337" w:rsidR="0010658E" w:rsidRPr="00D64E47" w:rsidRDefault="0010658E" w:rsidP="0010658E">
      <w:pPr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Renewal: Up to two (2) one</w:t>
      </w:r>
      <w:r w:rsidRPr="00D64E47">
        <w:rPr>
          <w:rFonts w:ascii="Aptos Narrow" w:hAnsi="Aptos Narrow"/>
          <w:sz w:val="22"/>
          <w:szCs w:val="22"/>
        </w:rPr>
        <w:noBreakHyphen/>
        <w:t>year extensions at FIS’s sole discretion</w:t>
      </w:r>
      <w:r w:rsidR="00AA5E2C" w:rsidRPr="00D64E47">
        <w:rPr>
          <w:rFonts w:ascii="Aptos Narrow" w:hAnsi="Aptos Narrow"/>
          <w:sz w:val="22"/>
          <w:szCs w:val="22"/>
        </w:rPr>
        <w:t xml:space="preserve">, subject to </w:t>
      </w:r>
      <w:ins w:id="0" w:author="Jamila A Diggs" w:date="2026-03-20T12:04:00Z" w16du:dateUtc="2026-03-20T16:04:00Z">
        <w:r w:rsidR="00444101">
          <w:rPr>
            <w:rFonts w:ascii="Aptos Narrow" w:hAnsi="Aptos Narrow"/>
            <w:sz w:val="22"/>
            <w:szCs w:val="22"/>
          </w:rPr>
          <w:t>updated</w:t>
        </w:r>
      </w:ins>
      <w:del w:id="1" w:author="Jamila A Diggs" w:date="2026-03-20T12:05:00Z" w16du:dateUtc="2026-03-20T16:05:00Z">
        <w:r w:rsidR="00AA5E2C" w:rsidRPr="00D64E47" w:rsidDel="00444101">
          <w:rPr>
            <w:rFonts w:ascii="Aptos Narrow" w:hAnsi="Aptos Narrow"/>
            <w:sz w:val="22"/>
            <w:szCs w:val="22"/>
          </w:rPr>
          <w:delText>the</w:delText>
        </w:r>
      </w:del>
      <w:r w:rsidR="00AA5E2C" w:rsidRPr="00D64E47">
        <w:rPr>
          <w:rFonts w:ascii="Aptos Narrow" w:hAnsi="Aptos Narrow"/>
          <w:sz w:val="22"/>
          <w:szCs w:val="22"/>
        </w:rPr>
        <w:t xml:space="preserve"> SOW terms </w:t>
      </w:r>
      <w:ins w:id="2" w:author="Jamila A Diggs" w:date="2026-03-20T12:05:00Z" w16du:dateUtc="2026-03-20T16:05:00Z">
        <w:r w:rsidR="00444101">
          <w:rPr>
            <w:rFonts w:ascii="Aptos Narrow" w:hAnsi="Aptos Narrow"/>
            <w:sz w:val="22"/>
            <w:szCs w:val="22"/>
          </w:rPr>
          <w:t xml:space="preserve">as agreed between the parties, </w:t>
        </w:r>
      </w:ins>
      <w:r w:rsidR="00AA5E2C" w:rsidRPr="00D64E47">
        <w:rPr>
          <w:rFonts w:ascii="Aptos Narrow" w:hAnsi="Aptos Narrow"/>
          <w:sz w:val="22"/>
          <w:szCs w:val="22"/>
        </w:rPr>
        <w:t>including pricing for years 6 and 7</w:t>
      </w:r>
      <w:r w:rsidRPr="00D64E47">
        <w:rPr>
          <w:rFonts w:ascii="Aptos Narrow" w:hAnsi="Aptos Narrow"/>
          <w:sz w:val="22"/>
          <w:szCs w:val="22"/>
        </w:rPr>
        <w:t>.</w:t>
      </w:r>
    </w:p>
    <w:p w14:paraId="737B3C05" w14:textId="022524C4" w:rsidR="0010658E" w:rsidRPr="00D64E47" w:rsidRDefault="0010658E" w:rsidP="0010658E">
      <w:pPr>
        <w:numPr>
          <w:ilvl w:val="0"/>
          <w:numId w:val="2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FIS retains the right to terminate individual service towers, geographies, or volumes without impacting the remainder of the SOW</w:t>
      </w:r>
      <w:ins w:id="3" w:author="Jamila A Diggs" w:date="2026-03-20T12:05:00Z" w16du:dateUtc="2026-03-20T16:05:00Z">
        <w:r w:rsidR="00444101">
          <w:rPr>
            <w:rFonts w:ascii="Aptos Narrow" w:hAnsi="Aptos Narrow"/>
            <w:sz w:val="22"/>
            <w:szCs w:val="22"/>
          </w:rPr>
          <w:t xml:space="preserve">; provided that such terminations will be considered partial terminations for which termination fees will be applicable if such termination reduces the fees </w:t>
        </w:r>
      </w:ins>
      <w:ins w:id="4" w:author="Jamila A Diggs" w:date="2026-03-20T12:06:00Z" w16du:dateUtc="2026-03-20T16:06:00Z">
        <w:r w:rsidR="00444101">
          <w:rPr>
            <w:rFonts w:ascii="Aptos Narrow" w:hAnsi="Aptos Narrow"/>
            <w:sz w:val="22"/>
            <w:szCs w:val="22"/>
          </w:rPr>
          <w:t>under this SOW by 10% or more during any given year</w:t>
        </w:r>
      </w:ins>
      <w:r w:rsidRPr="00D64E47">
        <w:rPr>
          <w:rFonts w:ascii="Aptos Narrow" w:hAnsi="Aptos Narrow"/>
          <w:sz w:val="22"/>
          <w:szCs w:val="22"/>
        </w:rPr>
        <w:t>.</w:t>
      </w:r>
    </w:p>
    <w:p w14:paraId="59BA8C18" w14:textId="3DAE116C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Scope of Services</w:t>
      </w:r>
    </w:p>
    <w:p w14:paraId="649D4D5B" w14:textId="331E82CE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shall deliver </w:t>
      </w:r>
      <w:ins w:id="5" w:author="Jamila A Diggs" w:date="2026-03-20T12:08:00Z" w16du:dateUtc="2026-03-20T16:08:00Z">
        <w:r w:rsidR="00444101">
          <w:rPr>
            <w:rFonts w:ascii="Aptos Narrow" w:hAnsi="Aptos Narrow"/>
            <w:sz w:val="22"/>
            <w:szCs w:val="22"/>
          </w:rPr>
          <w:t xml:space="preserve">the </w:t>
        </w:r>
      </w:ins>
      <w:r w:rsidRPr="00D64E47">
        <w:rPr>
          <w:rFonts w:ascii="Aptos Narrow" w:hAnsi="Aptos Narrow"/>
          <w:sz w:val="22"/>
          <w:szCs w:val="22"/>
        </w:rPr>
        <w:t xml:space="preserve">BPO services </w:t>
      </w:r>
      <w:ins w:id="6" w:author="Jamila A Diggs" w:date="2026-03-20T12:08:00Z" w16du:dateUtc="2026-03-20T16:08:00Z">
        <w:r w:rsidR="00444101">
          <w:rPr>
            <w:rFonts w:ascii="Aptos Narrow" w:hAnsi="Aptos Narrow"/>
            <w:sz w:val="22"/>
            <w:szCs w:val="22"/>
          </w:rPr>
          <w:t xml:space="preserve">set forth in the responsibility matrix set forth below to support the following </w:t>
        </w:r>
      </w:ins>
      <w:ins w:id="7" w:author="Jamila A Diggs" w:date="2026-03-20T12:09:00Z" w16du:dateUtc="2026-03-20T16:09:00Z">
        <w:r w:rsidR="00444101">
          <w:rPr>
            <w:rFonts w:ascii="Aptos Narrow" w:hAnsi="Aptos Narrow"/>
            <w:sz w:val="22"/>
            <w:szCs w:val="22"/>
          </w:rPr>
          <w:t>FIS processes</w:t>
        </w:r>
      </w:ins>
      <w:del w:id="8" w:author="Jamila A Diggs" w:date="2026-03-20T12:09:00Z" w16du:dateUtc="2026-03-20T16:09:00Z">
        <w:r w:rsidRPr="00D64E47" w:rsidDel="00444101">
          <w:rPr>
            <w:rFonts w:ascii="Aptos Narrow" w:hAnsi="Aptos Narrow"/>
            <w:sz w:val="22"/>
            <w:szCs w:val="22"/>
          </w:rPr>
          <w:delText>including, but not limited to</w:delText>
        </w:r>
      </w:del>
      <w:r w:rsidRPr="00D64E47">
        <w:rPr>
          <w:rFonts w:ascii="Aptos Narrow" w:hAnsi="Aptos Narrow"/>
          <w:sz w:val="22"/>
          <w:szCs w:val="22"/>
        </w:rPr>
        <w:t>:</w:t>
      </w:r>
    </w:p>
    <w:p w14:paraId="2BD2EE8B" w14:textId="608B8CB4" w:rsidR="00444101" w:rsidRPr="00D64E47" w:rsidRDefault="0010658E" w:rsidP="00444101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Customer Service (Tier 1 &amp; Tier 2)</w:t>
      </w:r>
    </w:p>
    <w:p w14:paraId="6AC10D3A" w14:textId="75542C7C" w:rsidR="00444101" w:rsidRPr="00444101" w:rsidRDefault="0010658E" w:rsidP="00444101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Fraud Operations (basic and complex)</w:t>
      </w:r>
    </w:p>
    <w:p w14:paraId="62D114D8" w14:textId="43215339" w:rsidR="00444101" w:rsidRPr="00444101" w:rsidRDefault="0010658E" w:rsidP="00444101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Disputes and Chargebacks</w:t>
      </w:r>
    </w:p>
    <w:p w14:paraId="51D0AC07" w14:textId="435B4D94" w:rsidR="00444101" w:rsidRPr="00444101" w:rsidRDefault="0010658E" w:rsidP="00444101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Back</w:t>
      </w:r>
      <w:r w:rsidRPr="00D64E47">
        <w:rPr>
          <w:rFonts w:ascii="Aptos Narrow" w:hAnsi="Aptos Narrow"/>
          <w:sz w:val="22"/>
          <w:szCs w:val="22"/>
        </w:rPr>
        <w:noBreakHyphen/>
        <w:t>office Processing</w:t>
      </w:r>
    </w:p>
    <w:p w14:paraId="2CF8DC02" w14:textId="5AA67B6D" w:rsidR="00444101" w:rsidRPr="00444101" w:rsidRDefault="0010658E" w:rsidP="00444101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Debt &amp; Collections</w:t>
      </w:r>
    </w:p>
    <w:p w14:paraId="54D967C7" w14:textId="3C7330FD" w:rsidR="00444101" w:rsidRDefault="0010658E" w:rsidP="0010658E">
      <w:pPr>
        <w:numPr>
          <w:ilvl w:val="0"/>
          <w:numId w:val="3"/>
        </w:numPr>
        <w:rPr>
          <w:ins w:id="9" w:author="Jamila A Diggs" w:date="2026-03-20T12:09:00Z" w16du:dateUtc="2026-03-20T16:09:00Z"/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Ancillary and ad</w:t>
      </w:r>
      <w:r w:rsidRPr="00D64E47">
        <w:rPr>
          <w:rFonts w:ascii="Aptos Narrow" w:hAnsi="Aptos Narrow"/>
          <w:sz w:val="22"/>
          <w:szCs w:val="22"/>
        </w:rPr>
        <w:noBreakHyphen/>
        <w:t>hoc operational support</w:t>
      </w:r>
    </w:p>
    <w:p w14:paraId="6B57D0F3" w14:textId="77777777" w:rsidR="00444101" w:rsidRDefault="00444101" w:rsidP="00444101">
      <w:pPr>
        <w:rPr>
          <w:ins w:id="10" w:author="Jamila A Diggs" w:date="2026-03-20T12:10:00Z" w16du:dateUtc="2026-03-20T16:10:00Z"/>
          <w:rFonts w:ascii="Aptos Narrow" w:hAnsi="Aptos Narrow"/>
          <w:sz w:val="22"/>
          <w:szCs w:val="22"/>
        </w:rPr>
      </w:pPr>
      <w:ins w:id="11" w:author="Jamila A Diggs" w:date="2026-03-20T12:09:00Z" w16du:dateUtc="2026-03-20T16:09:00Z">
        <w:r>
          <w:rPr>
            <w:rFonts w:ascii="Aptos Narrow" w:hAnsi="Aptos Narrow"/>
            <w:sz w:val="22"/>
            <w:szCs w:val="22"/>
          </w:rPr>
          <w:t>Responsibilit</w:t>
        </w:r>
      </w:ins>
      <w:ins w:id="12" w:author="Jamila A Diggs" w:date="2026-03-20T12:10:00Z" w16du:dateUtc="2026-03-20T16:10:00Z">
        <w:r>
          <w:rPr>
            <w:rFonts w:ascii="Aptos Narrow" w:hAnsi="Aptos Narrow"/>
            <w:sz w:val="22"/>
            <w:szCs w:val="22"/>
          </w:rPr>
          <w:t>y Matrix</w:t>
        </w:r>
      </w:ins>
    </w:p>
    <w:p w14:paraId="4B4CDC60" w14:textId="471AD485" w:rsidR="00444101" w:rsidRPr="00D64E47" w:rsidRDefault="00444101">
      <w:pPr>
        <w:rPr>
          <w:ins w:id="13" w:author="Jamila A Diggs" w:date="2026-03-20T12:09:00Z" w16du:dateUtc="2026-03-20T16:09:00Z"/>
          <w:rFonts w:ascii="Aptos Narrow" w:hAnsi="Aptos Narrow"/>
          <w:sz w:val="22"/>
          <w:szCs w:val="22"/>
        </w:rPr>
        <w:pPrChange w:id="14" w:author="Jamila A Diggs" w:date="2026-03-20T12:09:00Z" w16du:dateUtc="2026-03-20T16:09:00Z">
          <w:pPr>
            <w:numPr>
              <w:ilvl w:val="1"/>
              <w:numId w:val="3"/>
            </w:numPr>
            <w:tabs>
              <w:tab w:val="num" w:pos="1440"/>
            </w:tabs>
            <w:ind w:left="1440" w:hanging="360"/>
          </w:pPr>
        </w:pPrChange>
      </w:pPr>
      <w:ins w:id="15" w:author="Jamila A Diggs" w:date="2026-03-20T12:09:00Z" w16du:dateUtc="2026-03-20T16:09:00Z">
        <w:r>
          <w:rPr>
            <w:rFonts w:ascii="Aptos Narrow" w:hAnsi="Aptos Narrow"/>
            <w:sz w:val="22"/>
            <w:szCs w:val="22"/>
          </w:rPr>
          <w:t>[Insert responsibility matrix detailing the work to be completed by EXL]</w:t>
        </w:r>
      </w:ins>
    </w:p>
    <w:p w14:paraId="78C7F4F3" w14:textId="77777777" w:rsidR="00444101" w:rsidRPr="00D64E47" w:rsidRDefault="00444101" w:rsidP="0010658E">
      <w:pPr>
        <w:numPr>
          <w:ilvl w:val="0"/>
          <w:numId w:val="3"/>
        </w:numPr>
        <w:rPr>
          <w:rFonts w:ascii="Aptos Narrow" w:hAnsi="Aptos Narrow"/>
          <w:sz w:val="22"/>
          <w:szCs w:val="22"/>
        </w:rPr>
      </w:pPr>
    </w:p>
    <w:p w14:paraId="43E6C20E" w14:textId="6E39AF33" w:rsidR="006C27E0" w:rsidRDefault="0010658E" w:rsidP="006C27E0">
      <w:pPr>
        <w:rPr>
          <w:ins w:id="16" w:author="Jamila A Diggs" w:date="2026-03-20T12:10:00Z" w16du:dateUtc="2026-03-20T16:10:00Z"/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Services </w:t>
      </w:r>
      <w:ins w:id="17" w:author="Jamila A Diggs" w:date="2026-03-20T12:10:00Z" w16du:dateUtc="2026-03-20T16:10:00Z">
        <w:r w:rsidR="00444101">
          <w:rPr>
            <w:rFonts w:ascii="Aptos Narrow" w:hAnsi="Aptos Narrow"/>
            <w:sz w:val="22"/>
            <w:szCs w:val="22"/>
          </w:rPr>
          <w:t>will</w:t>
        </w:r>
      </w:ins>
      <w:del w:id="18" w:author="Jamila A Diggs" w:date="2026-03-20T12:10:00Z" w16du:dateUtc="2026-03-20T16:10:00Z">
        <w:r w:rsidRPr="00D64E47" w:rsidDel="00444101">
          <w:rPr>
            <w:rFonts w:ascii="Aptos Narrow" w:hAnsi="Aptos Narrow"/>
            <w:sz w:val="22"/>
            <w:szCs w:val="22"/>
          </w:rPr>
          <w:delText>may</w:delText>
        </w:r>
      </w:del>
      <w:r w:rsidRPr="00D64E47">
        <w:rPr>
          <w:rFonts w:ascii="Aptos Narrow" w:hAnsi="Aptos Narrow"/>
          <w:sz w:val="22"/>
          <w:szCs w:val="22"/>
        </w:rPr>
        <w:t xml:space="preserve"> be delivered </w:t>
      </w:r>
      <w:ins w:id="19" w:author="Jamila A Diggs" w:date="2026-03-20T12:10:00Z" w16du:dateUtc="2026-03-20T16:10:00Z">
        <w:r w:rsidR="00444101">
          <w:rPr>
            <w:rFonts w:ascii="Aptos Narrow" w:hAnsi="Aptos Narrow"/>
            <w:sz w:val="22"/>
            <w:szCs w:val="22"/>
          </w:rPr>
          <w:t>from the following locations</w:t>
        </w:r>
      </w:ins>
      <w:del w:id="20" w:author="Jamila A Diggs" w:date="2026-03-20T12:10:00Z" w16du:dateUtc="2026-03-20T16:10:00Z">
        <w:r w:rsidRPr="00D64E47" w:rsidDel="00444101">
          <w:rPr>
            <w:rFonts w:ascii="Aptos Narrow" w:hAnsi="Aptos Narrow"/>
            <w:sz w:val="22"/>
            <w:szCs w:val="22"/>
          </w:rPr>
          <w:delText>via</w:delText>
        </w:r>
      </w:del>
      <w:r w:rsidRPr="00D64E47">
        <w:rPr>
          <w:rFonts w:ascii="Aptos Narrow" w:hAnsi="Aptos Narrow"/>
          <w:sz w:val="22"/>
          <w:szCs w:val="22"/>
        </w:rPr>
        <w:t>:</w:t>
      </w:r>
      <w:r w:rsidR="0012115F" w:rsidRPr="00D64E47">
        <w:rPr>
          <w:rFonts w:ascii="Aptos Narrow" w:hAnsi="Aptos Narrow"/>
          <w:sz w:val="22"/>
          <w:szCs w:val="22"/>
        </w:rPr>
        <w:t xml:space="preserve"> </w:t>
      </w:r>
    </w:p>
    <w:p w14:paraId="2CE9F4A5" w14:textId="1F67C6CE" w:rsidR="00444101" w:rsidRPr="00D64E47" w:rsidRDefault="00444101" w:rsidP="006C27E0">
      <w:pPr>
        <w:rPr>
          <w:rFonts w:ascii="Aptos Narrow" w:hAnsi="Aptos Narrow"/>
          <w:sz w:val="22"/>
          <w:szCs w:val="22"/>
        </w:rPr>
      </w:pPr>
      <w:ins w:id="21" w:author="Jamila A Diggs" w:date="2026-03-20T12:10:00Z" w16du:dateUtc="2026-03-20T16:10:00Z">
        <w:r>
          <w:rPr>
            <w:rFonts w:ascii="Aptos Narrow" w:hAnsi="Aptos Narrow"/>
            <w:sz w:val="22"/>
            <w:szCs w:val="22"/>
          </w:rPr>
          <w:t>[Insert service delivery location, which can be any of the following, as agr</w:t>
        </w:r>
      </w:ins>
      <w:ins w:id="22" w:author="Jamila A Diggs" w:date="2026-03-20T12:11:00Z" w16du:dateUtc="2026-03-20T16:11:00Z">
        <w:r>
          <w:rPr>
            <w:rFonts w:ascii="Aptos Narrow" w:hAnsi="Aptos Narrow"/>
            <w:sz w:val="22"/>
            <w:szCs w:val="22"/>
          </w:rPr>
          <w:t>eed between the parties:</w:t>
        </w:r>
      </w:ins>
    </w:p>
    <w:p w14:paraId="06F9E573" w14:textId="39DBE4D6" w:rsidR="0010658E" w:rsidRPr="00D64E47" w:rsidRDefault="0010658E" w:rsidP="006C27E0">
      <w:pPr>
        <w:pStyle w:val="ListParagraph"/>
        <w:numPr>
          <w:ilvl w:val="0"/>
          <w:numId w:val="1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Onshore, Nearshore, Offshore locations</w:t>
      </w:r>
    </w:p>
    <w:p w14:paraId="53B68FE9" w14:textId="6441B135" w:rsidR="00D64E47" w:rsidRPr="00D64E47" w:rsidRDefault="00D64E47" w:rsidP="00D64E4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ptos Narrow" w:eastAsia="Times New Roman" w:hAnsi="Aptos Narrow" w:cs="Segoe UI"/>
          <w:kern w:val="0"/>
          <w:sz w:val="22"/>
          <w:szCs w:val="22"/>
          <w:lang w:eastAsia="en-GB"/>
          <w14:ligatures w14:val="none"/>
        </w:rPr>
      </w:pPr>
      <w:r w:rsidRPr="00D64E47">
        <w:rPr>
          <w:rFonts w:ascii="Aptos Narrow" w:eastAsia="Times New Roman" w:hAnsi="Aptos Narrow" w:cs="Segoe UI"/>
          <w:kern w:val="0"/>
          <w:sz w:val="22"/>
          <w:szCs w:val="22"/>
          <w:lang w:eastAsia="en-GB"/>
          <w14:ligatures w14:val="none"/>
        </w:rPr>
        <w:lastRenderedPageBreak/>
        <w:t>Dedicated or blended delivery models, including WFH and/or WFO, subject to client and regulatory requirements.</w:t>
      </w:r>
      <w:ins w:id="23" w:author="Jamila A Diggs" w:date="2026-03-20T12:11:00Z" w16du:dateUtc="2026-03-20T16:11:00Z">
        <w:r w:rsidR="00444101">
          <w:rPr>
            <w:rFonts w:ascii="Aptos Narrow" w:eastAsia="Times New Roman" w:hAnsi="Aptos Narrow" w:cs="Segoe UI"/>
            <w:kern w:val="0"/>
            <w:sz w:val="22"/>
            <w:szCs w:val="22"/>
            <w:lang w:eastAsia="en-GB"/>
            <w14:ligatures w14:val="none"/>
          </w:rPr>
          <w:t>]</w:t>
        </w:r>
      </w:ins>
    </w:p>
    <w:p w14:paraId="77A89269" w14:textId="07E20522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Service Levels and Performance</w:t>
      </w:r>
    </w:p>
    <w:p w14:paraId="6ED00AC1" w14:textId="7AD7C4B6" w:rsidR="00EB1A35" w:rsidRPr="00D64E47" w:rsidDel="00444101" w:rsidRDefault="00EB1A35" w:rsidP="0010658E">
      <w:pPr>
        <w:numPr>
          <w:ilvl w:val="0"/>
          <w:numId w:val="5"/>
        </w:numPr>
        <w:rPr>
          <w:del w:id="24" w:author="Jamila A Diggs" w:date="2026-03-20T12:11:00Z" w16du:dateUtc="2026-03-20T16:11:00Z"/>
          <w:rFonts w:ascii="Aptos Narrow" w:hAnsi="Aptos Narrow"/>
          <w:sz w:val="22"/>
          <w:szCs w:val="22"/>
        </w:rPr>
      </w:pPr>
      <w:del w:id="25" w:author="Jamila A Diggs" w:date="2026-03-20T12:11:00Z" w16du:dateUtc="2026-03-20T16:11:00Z">
        <w:r w:rsidRPr="00D64E47" w:rsidDel="00444101">
          <w:rPr>
            <w:rFonts w:ascii="Aptos Narrow" w:hAnsi="Aptos Narrow"/>
            <w:sz w:val="22"/>
            <w:szCs w:val="22"/>
          </w:rPr>
          <w:delText>Service Provider will support service levels aligned to FIS’s and its end clients’ highest applicable requirements.</w:delText>
        </w:r>
      </w:del>
    </w:p>
    <w:p w14:paraId="0B7D8E31" w14:textId="5510566A" w:rsidR="0010658E" w:rsidRPr="00D64E47" w:rsidRDefault="0010658E" w:rsidP="0010658E">
      <w:pPr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SLAs, KPIs, and credits will be defined in the definitive SOW exhibits.</w:t>
      </w:r>
    </w:p>
    <w:p w14:paraId="6AC4A432" w14:textId="7B50A9E7" w:rsidR="0010658E" w:rsidRPr="00D64E47" w:rsidRDefault="0079108A" w:rsidP="0010658E">
      <w:pPr>
        <w:numPr>
          <w:ilvl w:val="0"/>
          <w:numId w:val="5"/>
        </w:numPr>
        <w:rPr>
          <w:rFonts w:ascii="Aptos Narrow" w:hAnsi="Aptos Narrow"/>
          <w:sz w:val="22"/>
          <w:szCs w:val="22"/>
        </w:rPr>
      </w:pPr>
      <w:ins w:id="26" w:author="Jamila A Diggs" w:date="2026-03-20T12:16:00Z" w16du:dateUtc="2026-03-20T16:16:00Z">
        <w:r>
          <w:rPr>
            <w:rFonts w:ascii="Aptos Narrow" w:hAnsi="Aptos Narrow"/>
            <w:sz w:val="22"/>
            <w:szCs w:val="22"/>
          </w:rPr>
          <w:t xml:space="preserve">Material </w:t>
        </w:r>
      </w:ins>
      <w:r w:rsidR="0010658E" w:rsidRPr="00D64E47">
        <w:rPr>
          <w:rFonts w:ascii="Aptos Narrow" w:hAnsi="Aptos Narrow"/>
          <w:sz w:val="22"/>
          <w:szCs w:val="22"/>
        </w:rPr>
        <w:t xml:space="preserve">Persistent SLA failure </w:t>
      </w:r>
      <w:ins w:id="27" w:author="Jamila A Diggs" w:date="2026-03-20T12:16:00Z" w16du:dateUtc="2026-03-20T16:16:00Z">
        <w:r>
          <w:rPr>
            <w:rFonts w:ascii="Aptos Narrow" w:hAnsi="Aptos Narrow"/>
            <w:sz w:val="22"/>
            <w:szCs w:val="22"/>
          </w:rPr>
          <w:t xml:space="preserve">of critical service levels </w:t>
        </w:r>
      </w:ins>
      <w:r w:rsidR="0010658E" w:rsidRPr="00D64E47">
        <w:rPr>
          <w:rFonts w:ascii="Aptos Narrow" w:hAnsi="Aptos Narrow"/>
          <w:sz w:val="22"/>
          <w:szCs w:val="22"/>
        </w:rPr>
        <w:t xml:space="preserve">constitutes grounds for: </w:t>
      </w:r>
    </w:p>
    <w:p w14:paraId="14DC0D6D" w14:textId="77777777" w:rsidR="0010658E" w:rsidRPr="00D64E47" w:rsidRDefault="0010658E" w:rsidP="0010658E">
      <w:pPr>
        <w:numPr>
          <w:ilvl w:val="1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Step</w:t>
      </w:r>
      <w:r w:rsidRPr="00D64E47">
        <w:rPr>
          <w:rFonts w:ascii="Aptos Narrow" w:hAnsi="Aptos Narrow"/>
          <w:sz w:val="22"/>
          <w:szCs w:val="22"/>
        </w:rPr>
        <w:noBreakHyphen/>
        <w:t>in rights</w:t>
      </w:r>
    </w:p>
    <w:p w14:paraId="58FBBA6E" w14:textId="77777777" w:rsidR="0010658E" w:rsidRPr="00D64E47" w:rsidRDefault="0010658E" w:rsidP="0010658E">
      <w:pPr>
        <w:numPr>
          <w:ilvl w:val="1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Volume reallocation</w:t>
      </w:r>
    </w:p>
    <w:p w14:paraId="4C2BF1C4" w14:textId="77777777" w:rsidR="0010658E" w:rsidRPr="00D64E47" w:rsidRDefault="0010658E" w:rsidP="0010658E">
      <w:pPr>
        <w:numPr>
          <w:ilvl w:val="1"/>
          <w:numId w:val="5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Partial or full termination for cause</w:t>
      </w:r>
    </w:p>
    <w:p w14:paraId="4BF7E94A" w14:textId="3F948D7A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commits to continuous performance improvement, including measurable productivity gains over the contract term</w:t>
      </w:r>
      <w:ins w:id="28" w:author="Jamila A Diggs" w:date="2026-03-20T12:15:00Z" w16du:dateUtc="2026-03-20T16:15:00Z">
        <w:r w:rsidR="00444101">
          <w:rPr>
            <w:rFonts w:ascii="Aptos Narrow" w:hAnsi="Aptos Narrow"/>
            <w:sz w:val="22"/>
            <w:szCs w:val="22"/>
          </w:rPr>
          <w:t xml:space="preserve"> that will be agreed between the parties and set forth in the definitive SOW</w:t>
        </w:r>
      </w:ins>
      <w:r w:rsidRPr="00D64E47">
        <w:rPr>
          <w:rFonts w:ascii="Aptos Narrow" w:hAnsi="Aptos Narrow"/>
          <w:sz w:val="22"/>
          <w:szCs w:val="22"/>
        </w:rPr>
        <w:t>.</w:t>
      </w:r>
    </w:p>
    <w:p w14:paraId="00BD9593" w14:textId="6F44B177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Pricing Principles (RFP Position)</w:t>
      </w:r>
    </w:p>
    <w:p w14:paraId="041FEC24" w14:textId="7B862539" w:rsidR="0010658E" w:rsidRPr="00D64E47" w:rsidRDefault="008A66B4" w:rsidP="00EC3F5F">
      <w:pPr>
        <w:numPr>
          <w:ilvl w:val="0"/>
          <w:numId w:val="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Pricing to be submitted as part of the RFP response, in accordance with the requirements set out in</w:t>
      </w:r>
      <w:r w:rsidR="000E1937" w:rsidRPr="00D64E47">
        <w:rPr>
          <w:rFonts w:ascii="Aptos Narrow" w:hAnsi="Aptos Narrow"/>
          <w:sz w:val="22"/>
          <w:szCs w:val="22"/>
        </w:rPr>
        <w:t xml:space="preserve"> section </w:t>
      </w:r>
      <w:r w:rsidR="00086FE6">
        <w:rPr>
          <w:rFonts w:ascii="Aptos Narrow" w:hAnsi="Aptos Narrow"/>
          <w:sz w:val="22"/>
          <w:szCs w:val="22"/>
        </w:rPr>
        <w:t>‘</w:t>
      </w:r>
      <w:r w:rsidR="003D71EF" w:rsidRPr="003D71EF">
        <w:rPr>
          <w:rFonts w:ascii="Aptos Narrow" w:hAnsi="Aptos Narrow"/>
          <w:sz w:val="22"/>
          <w:szCs w:val="22"/>
        </w:rPr>
        <w:t>3.</w:t>
      </w:r>
      <w:r w:rsidR="009B5B4D">
        <w:rPr>
          <w:rFonts w:ascii="Aptos Narrow" w:hAnsi="Aptos Narrow"/>
          <w:sz w:val="22"/>
          <w:szCs w:val="22"/>
        </w:rPr>
        <w:t>2.</w:t>
      </w:r>
      <w:r w:rsidR="003D71EF" w:rsidRPr="003D71EF">
        <w:rPr>
          <w:rFonts w:ascii="Aptos Narrow" w:hAnsi="Aptos Narrow"/>
          <w:sz w:val="22"/>
          <w:szCs w:val="22"/>
        </w:rPr>
        <w:t xml:space="preserve"> Commercial Offer to Include</w:t>
      </w:r>
      <w:r w:rsidR="009B5B4D">
        <w:rPr>
          <w:rFonts w:ascii="Aptos Narrow" w:hAnsi="Aptos Narrow"/>
          <w:sz w:val="22"/>
          <w:szCs w:val="22"/>
        </w:rPr>
        <w:t>’</w:t>
      </w:r>
      <w:r w:rsidR="003D71EF">
        <w:rPr>
          <w:rFonts w:ascii="Aptos Narrow" w:hAnsi="Aptos Narrow"/>
          <w:sz w:val="22"/>
          <w:szCs w:val="22"/>
        </w:rPr>
        <w:t xml:space="preserve"> </w:t>
      </w:r>
      <w:r w:rsidR="000E1937" w:rsidRPr="00D64E47">
        <w:rPr>
          <w:rFonts w:ascii="Aptos Narrow" w:hAnsi="Aptos Narrow"/>
          <w:sz w:val="22"/>
          <w:szCs w:val="22"/>
        </w:rPr>
        <w:t>of</w:t>
      </w:r>
      <w:r w:rsidRPr="00D64E47">
        <w:rPr>
          <w:rFonts w:ascii="Aptos Narrow" w:hAnsi="Aptos Narrow"/>
          <w:sz w:val="22"/>
          <w:szCs w:val="22"/>
        </w:rPr>
        <w:t xml:space="preserve"> the RFP</w:t>
      </w:r>
      <w:r w:rsidR="00A62DCB" w:rsidRPr="00D64E47">
        <w:rPr>
          <w:rFonts w:ascii="Aptos Narrow" w:hAnsi="Aptos Narrow"/>
          <w:sz w:val="22"/>
          <w:szCs w:val="22"/>
        </w:rPr>
        <w:t xml:space="preserve"> </w:t>
      </w:r>
      <w:r w:rsidR="00631A91" w:rsidRPr="00D64E47">
        <w:rPr>
          <w:rFonts w:ascii="Aptos Narrow" w:hAnsi="Aptos Narrow"/>
          <w:sz w:val="22"/>
          <w:szCs w:val="22"/>
        </w:rPr>
        <w:t>statement document.</w:t>
      </w:r>
    </w:p>
    <w:p w14:paraId="636C187D" w14:textId="26F4E12E" w:rsidR="00CE71F9" w:rsidRPr="00D64E47" w:rsidRDefault="00CE71F9" w:rsidP="00EC3F5F">
      <w:pPr>
        <w:numPr>
          <w:ilvl w:val="0"/>
          <w:numId w:val="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All COLA and inflationary impacts must be fully baked into the proposed rates for the seven (</w:t>
      </w:r>
      <w:r w:rsidR="009D7E56" w:rsidRPr="00D64E47">
        <w:rPr>
          <w:rFonts w:ascii="Aptos Narrow" w:hAnsi="Aptos Narrow"/>
          <w:sz w:val="22"/>
          <w:szCs w:val="22"/>
        </w:rPr>
        <w:t>7)</w:t>
      </w:r>
      <w:r w:rsidR="009D7E56" w:rsidRPr="00D64E47">
        <w:rPr>
          <w:rFonts w:ascii="Aptos Narrow" w:hAnsi="Aptos Narrow" w:cs="Cambria Math"/>
          <w:sz w:val="22"/>
          <w:szCs w:val="22"/>
        </w:rPr>
        <w:t xml:space="preserve"> </w:t>
      </w:r>
      <w:r w:rsidRPr="00D64E47">
        <w:rPr>
          <w:rFonts w:ascii="Aptos Narrow" w:hAnsi="Aptos Narrow"/>
          <w:sz w:val="22"/>
          <w:szCs w:val="22"/>
        </w:rPr>
        <w:t>year committed pricing term. No annual price uplifts shall apply.</w:t>
      </w:r>
    </w:p>
    <w:p w14:paraId="7B73CA34" w14:textId="037C8A69" w:rsidR="0010658E" w:rsidRPr="00D64E47" w:rsidRDefault="0010658E" w:rsidP="0010658E">
      <w:pPr>
        <w:numPr>
          <w:ilvl w:val="0"/>
          <w:numId w:val="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Benchmarking rights apply annually to ensure top</w:t>
      </w:r>
      <w:r w:rsidRPr="00D64E47">
        <w:rPr>
          <w:rFonts w:ascii="Aptos Narrow" w:hAnsi="Aptos Narrow"/>
          <w:sz w:val="22"/>
          <w:szCs w:val="22"/>
        </w:rPr>
        <w:noBreakHyphen/>
        <w:t>quartile market competitiveness.</w:t>
      </w:r>
    </w:p>
    <w:p w14:paraId="2421217B" w14:textId="36EC1B4C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Commercial Value Commitments</w:t>
      </w:r>
    </w:p>
    <w:p w14:paraId="260E3770" w14:textId="28085A25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is expected to commit to the following value levers:</w:t>
      </w:r>
    </w:p>
    <w:p w14:paraId="0A718FAB" w14:textId="77777777" w:rsidR="0010658E" w:rsidRPr="00D64E47" w:rsidRDefault="0010658E" w:rsidP="0010658E">
      <w:p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6.1 Rebates / Gainshare</w:t>
      </w:r>
    </w:p>
    <w:p w14:paraId="41A14DA4" w14:textId="77777777" w:rsidR="0010658E" w:rsidRPr="00D64E47" w:rsidRDefault="0010658E" w:rsidP="0010658E">
      <w:pPr>
        <w:numPr>
          <w:ilvl w:val="0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Rebates linked to: </w:t>
      </w:r>
    </w:p>
    <w:p w14:paraId="642C6118" w14:textId="77777777" w:rsidR="0010658E" w:rsidRPr="00D64E47" w:rsidRDefault="0010658E" w:rsidP="0010658E">
      <w:pPr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Revenue scale</w:t>
      </w:r>
    </w:p>
    <w:p w14:paraId="1595D1BA" w14:textId="77777777" w:rsidR="0010658E" w:rsidRPr="00D64E47" w:rsidRDefault="0010658E" w:rsidP="0010658E">
      <w:pPr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Productivity improvements</w:t>
      </w:r>
    </w:p>
    <w:p w14:paraId="2F9B97A6" w14:textId="77777777" w:rsidR="0010658E" w:rsidRPr="00D64E47" w:rsidRDefault="0010658E" w:rsidP="0010658E">
      <w:pPr>
        <w:numPr>
          <w:ilvl w:val="1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Digital enablement</w:t>
      </w:r>
    </w:p>
    <w:p w14:paraId="7F15954A" w14:textId="77777777" w:rsidR="0010658E" w:rsidRPr="00D64E47" w:rsidRDefault="0010658E" w:rsidP="0010658E">
      <w:pPr>
        <w:numPr>
          <w:ilvl w:val="0"/>
          <w:numId w:val="7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Gainshare mechanisms for efficiency improvements beyond agreed thresholds.</w:t>
      </w:r>
    </w:p>
    <w:p w14:paraId="7A0D3DDA" w14:textId="77777777" w:rsidR="0010658E" w:rsidRPr="00D64E47" w:rsidRDefault="0010658E" w:rsidP="0010658E">
      <w:p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6.2 Productivity Commitments</w:t>
      </w:r>
    </w:p>
    <w:p w14:paraId="690ACBB4" w14:textId="77777777" w:rsidR="0010658E" w:rsidRPr="00D64E47" w:rsidRDefault="0010658E" w:rsidP="0010658E">
      <w:pPr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Minimum annual productivity improvements (baseline to be agreed).</w:t>
      </w:r>
    </w:p>
    <w:p w14:paraId="4C598383" w14:textId="64C505BF" w:rsidR="0010658E" w:rsidRPr="00D64E47" w:rsidRDefault="0010658E" w:rsidP="0010658E">
      <w:pPr>
        <w:numPr>
          <w:ilvl w:val="0"/>
          <w:numId w:val="8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Failure to achieve minimum commitments may trigger service credits or fee adjustments.</w:t>
      </w:r>
    </w:p>
    <w:p w14:paraId="211723F7" w14:textId="2D1CFE6B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Transformation and Technology</w:t>
      </w:r>
    </w:p>
    <w:p w14:paraId="0FCB7960" w14:textId="77777777" w:rsidR="0010658E" w:rsidRPr="00D64E47" w:rsidRDefault="0010658E" w:rsidP="0010658E">
      <w:pPr>
        <w:numPr>
          <w:ilvl w:val="0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responsible for funding and delivering transformation initiatives aligned to: </w:t>
      </w:r>
    </w:p>
    <w:p w14:paraId="0BFC05A9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Automation</w:t>
      </w:r>
    </w:p>
    <w:p w14:paraId="5E71D732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lastRenderedPageBreak/>
        <w:t>Digitisation</w:t>
      </w:r>
    </w:p>
    <w:p w14:paraId="505978D9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Quality and productivity uplift</w:t>
      </w:r>
    </w:p>
    <w:p w14:paraId="137DF4F3" w14:textId="77777777" w:rsidR="0010658E" w:rsidRPr="00D64E47" w:rsidRDefault="0010658E" w:rsidP="0010658E">
      <w:pPr>
        <w:numPr>
          <w:ilvl w:val="0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Any Service Provider tools deployed on FIS infrastructure: </w:t>
      </w:r>
    </w:p>
    <w:p w14:paraId="622AD921" w14:textId="77777777" w:rsidR="0010658E" w:rsidRPr="00D64E47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Must be licensed to FIS for internal use</w:t>
      </w:r>
    </w:p>
    <w:p w14:paraId="3442384C" w14:textId="51A9F278" w:rsidR="0010658E" w:rsidRDefault="0010658E" w:rsidP="0010658E">
      <w:pPr>
        <w:numPr>
          <w:ilvl w:val="1"/>
          <w:numId w:val="9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Survive termination where embedded in </w:t>
      </w:r>
      <w:r w:rsidR="00AA5E2C" w:rsidRPr="00D64E47">
        <w:rPr>
          <w:rFonts w:ascii="Aptos Narrow" w:hAnsi="Aptos Narrow"/>
          <w:sz w:val="22"/>
          <w:szCs w:val="22"/>
        </w:rPr>
        <w:t xml:space="preserve">FIS technology or </w:t>
      </w:r>
      <w:r w:rsidRPr="00D64E47">
        <w:rPr>
          <w:rFonts w:ascii="Aptos Narrow" w:hAnsi="Aptos Narrow"/>
          <w:sz w:val="22"/>
          <w:szCs w:val="22"/>
        </w:rPr>
        <w:t>operations</w:t>
      </w:r>
    </w:p>
    <w:p w14:paraId="42A4C81A" w14:textId="77777777" w:rsidR="00086FE6" w:rsidRPr="00D64E47" w:rsidRDefault="00086FE6" w:rsidP="00086FE6">
      <w:pPr>
        <w:ind w:left="1080"/>
        <w:rPr>
          <w:rFonts w:ascii="Aptos Narrow" w:hAnsi="Aptos Narrow"/>
          <w:sz w:val="22"/>
          <w:szCs w:val="22"/>
        </w:rPr>
      </w:pPr>
    </w:p>
    <w:p w14:paraId="6B768BA1" w14:textId="7D3D87B3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Governance, Audit and Compliance</w:t>
      </w:r>
    </w:p>
    <w:p w14:paraId="3DD79F64" w14:textId="77777777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Robust governance model aligned to FIS standards.</w:t>
      </w:r>
    </w:p>
    <w:p w14:paraId="140A9B91" w14:textId="77777777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Audit rights: </w:t>
      </w:r>
    </w:p>
    <w:p w14:paraId="75FED427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Annual</w:t>
      </w:r>
    </w:p>
    <w:p w14:paraId="4C1DCB23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Regulatory</w:t>
      </w:r>
      <w:r w:rsidRPr="00D64E47">
        <w:rPr>
          <w:rFonts w:ascii="Aptos Narrow" w:hAnsi="Aptos Narrow"/>
          <w:sz w:val="22"/>
          <w:szCs w:val="22"/>
        </w:rPr>
        <w:noBreakHyphen/>
        <w:t>driven</w:t>
      </w:r>
    </w:p>
    <w:p w14:paraId="2E06D801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Incident</w:t>
      </w:r>
      <w:r w:rsidRPr="00D64E47">
        <w:rPr>
          <w:rFonts w:ascii="Aptos Narrow" w:hAnsi="Aptos Narrow"/>
          <w:sz w:val="22"/>
          <w:szCs w:val="22"/>
        </w:rPr>
        <w:noBreakHyphen/>
        <w:t>driven</w:t>
      </w:r>
    </w:p>
    <w:p w14:paraId="5799737B" w14:textId="77777777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Compliance with: </w:t>
      </w:r>
    </w:p>
    <w:p w14:paraId="34F01CB6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PCI</w:t>
      </w:r>
      <w:r w:rsidRPr="00D64E47">
        <w:rPr>
          <w:rFonts w:ascii="Aptos Narrow" w:hAnsi="Aptos Narrow"/>
          <w:sz w:val="22"/>
          <w:szCs w:val="22"/>
        </w:rPr>
        <w:noBreakHyphen/>
        <w:t>DSS</w:t>
      </w:r>
    </w:p>
    <w:p w14:paraId="7A8A4296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GDPR / UK DPA</w:t>
      </w:r>
    </w:p>
    <w:p w14:paraId="252977D8" w14:textId="77777777" w:rsidR="0010658E" w:rsidRPr="00D64E47" w:rsidRDefault="0010658E" w:rsidP="0010658E">
      <w:pPr>
        <w:numPr>
          <w:ilvl w:val="1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FCA / EBA / PRA (where applicable)</w:t>
      </w:r>
    </w:p>
    <w:p w14:paraId="40E6D5E9" w14:textId="7BD155D8" w:rsidR="0010658E" w:rsidRPr="00D64E47" w:rsidRDefault="0010658E" w:rsidP="0010658E">
      <w:pPr>
        <w:numPr>
          <w:ilvl w:val="0"/>
          <w:numId w:val="10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Mandatory cooperation with FIS client and regulator audits.</w:t>
      </w:r>
    </w:p>
    <w:p w14:paraId="72A9257B" w14:textId="20AE6B4F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Workforce and Rebadging Principles</w:t>
      </w:r>
    </w:p>
    <w:p w14:paraId="5E0FD7B8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Where services transition from TSYS/FIS in</w:t>
      </w:r>
      <w:r w:rsidRPr="00D64E47">
        <w:rPr>
          <w:rFonts w:ascii="Aptos Narrow" w:hAnsi="Aptos Narrow"/>
          <w:sz w:val="22"/>
          <w:szCs w:val="22"/>
        </w:rPr>
        <w:noBreakHyphen/>
        <w:t>house operations:</w:t>
      </w:r>
    </w:p>
    <w:p w14:paraId="20D38763" w14:textId="77777777" w:rsidR="0010658E" w:rsidRPr="00D64E47" w:rsidRDefault="0010658E" w:rsidP="0010658E">
      <w:pPr>
        <w:numPr>
          <w:ilvl w:val="0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may be required to: </w:t>
      </w:r>
    </w:p>
    <w:p w14:paraId="6DFD96C3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Rebadge eligible employees</w:t>
      </w:r>
    </w:p>
    <w:p w14:paraId="348DA0B7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Maintain salary parity at point of transfer</w:t>
      </w:r>
    </w:p>
    <w:p w14:paraId="385B5948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Comply with TUPE or equivalent local regulations</w:t>
      </w:r>
    </w:p>
    <w:p w14:paraId="237CFFF7" w14:textId="77777777" w:rsidR="0010658E" w:rsidRPr="00D64E47" w:rsidRDefault="0010658E" w:rsidP="0010658E">
      <w:pPr>
        <w:numPr>
          <w:ilvl w:val="0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 xml:space="preserve">Service Provider responsible for: </w:t>
      </w:r>
    </w:p>
    <w:p w14:paraId="0D747449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Workforce continuity</w:t>
      </w:r>
    </w:p>
    <w:p w14:paraId="479DC7EC" w14:textId="77777777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Backfilling</w:t>
      </w:r>
    </w:p>
    <w:p w14:paraId="51586D33" w14:textId="0C3C9EED" w:rsidR="0010658E" w:rsidRPr="00D64E47" w:rsidRDefault="0010658E" w:rsidP="0010658E">
      <w:pPr>
        <w:numPr>
          <w:ilvl w:val="1"/>
          <w:numId w:val="11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Retention management</w:t>
      </w:r>
    </w:p>
    <w:p w14:paraId="1D75F79C" w14:textId="04B1CDDC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Termination Rights</w:t>
      </w:r>
    </w:p>
    <w:p w14:paraId="51A8CCF9" w14:textId="77777777" w:rsidR="0010658E" w:rsidRPr="00D64E47" w:rsidRDefault="0010658E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FIS may terminate:</w:t>
      </w:r>
    </w:p>
    <w:p w14:paraId="53CC5A3A" w14:textId="77777777" w:rsidR="0010658E" w:rsidRPr="00D64E47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For cause (material breach, persistent SLA failure, regulatory risk)</w:t>
      </w:r>
    </w:p>
    <w:p w14:paraId="61AE40E1" w14:textId="5B9DE8A7" w:rsidR="0010658E" w:rsidRPr="00D64E47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lastRenderedPageBreak/>
        <w:t xml:space="preserve">For convenience, subject to a </w:t>
      </w:r>
      <w:ins w:id="29" w:author="Jamila A Diggs" w:date="2026-03-23T07:01:00Z" w16du:dateUtc="2026-03-23T11:01:00Z">
        <w:r w:rsidR="00421301">
          <w:rPr>
            <w:rFonts w:ascii="Aptos Narrow" w:hAnsi="Aptos Narrow"/>
            <w:sz w:val="22"/>
            <w:szCs w:val="22"/>
          </w:rPr>
          <w:t xml:space="preserve">notice period and </w:t>
        </w:r>
      </w:ins>
      <w:r w:rsidRPr="00D64E47">
        <w:rPr>
          <w:rFonts w:ascii="Aptos Narrow" w:hAnsi="Aptos Narrow"/>
          <w:sz w:val="22"/>
          <w:szCs w:val="22"/>
        </w:rPr>
        <w:t>declining termination fee schedule</w:t>
      </w:r>
    </w:p>
    <w:p w14:paraId="3ACF6B84" w14:textId="77777777" w:rsidR="00086FE6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Partially, by service tower, geography, or volume</w:t>
      </w:r>
    </w:p>
    <w:p w14:paraId="2D020F0D" w14:textId="4358A56F" w:rsidR="0010658E" w:rsidRPr="00086FE6" w:rsidRDefault="0010658E" w:rsidP="0010658E">
      <w:pPr>
        <w:numPr>
          <w:ilvl w:val="0"/>
          <w:numId w:val="14"/>
        </w:numPr>
        <w:rPr>
          <w:rFonts w:ascii="Aptos Narrow" w:hAnsi="Aptos Narrow"/>
          <w:sz w:val="22"/>
          <w:szCs w:val="22"/>
        </w:rPr>
      </w:pPr>
      <w:r w:rsidRPr="00086FE6">
        <w:rPr>
          <w:rFonts w:ascii="Aptos Narrow" w:hAnsi="Aptos Narrow"/>
          <w:sz w:val="22"/>
          <w:szCs w:val="22"/>
        </w:rPr>
        <w:t>Termination assistance services to be provided for up to 24 months, at contracted rates.</w:t>
      </w:r>
    </w:p>
    <w:p w14:paraId="66AD9B6D" w14:textId="42FFE623" w:rsidR="0010658E" w:rsidRPr="00D64E47" w:rsidRDefault="0010658E" w:rsidP="005506C3">
      <w:pPr>
        <w:pStyle w:val="ListParagraph"/>
        <w:numPr>
          <w:ilvl w:val="0"/>
          <w:numId w:val="17"/>
        </w:numPr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Confidentiality and Publicity</w:t>
      </w:r>
    </w:p>
    <w:p w14:paraId="2D3082DC" w14:textId="77777777" w:rsidR="0010658E" w:rsidRPr="00D64E47" w:rsidRDefault="0010658E" w:rsidP="0010658E">
      <w:pPr>
        <w:numPr>
          <w:ilvl w:val="0"/>
          <w:numId w:val="1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No public reference to FIS or TSYS without prior written approval.</w:t>
      </w:r>
    </w:p>
    <w:p w14:paraId="117D62A9" w14:textId="413DACBE" w:rsidR="0010658E" w:rsidRPr="00D64E47" w:rsidRDefault="0010658E" w:rsidP="0010658E">
      <w:pPr>
        <w:numPr>
          <w:ilvl w:val="0"/>
          <w:numId w:val="16"/>
        </w:num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All RFP materials and resulting contracts treated as confidential.</w:t>
      </w:r>
    </w:p>
    <w:p w14:paraId="123EAC30" w14:textId="09FE423B" w:rsidR="0010658E" w:rsidRPr="00D64E47" w:rsidRDefault="0010658E" w:rsidP="001D55E3">
      <w:pPr>
        <w:pStyle w:val="ListParagraph"/>
        <w:numPr>
          <w:ilvl w:val="0"/>
          <w:numId w:val="17"/>
        </w:numPr>
        <w:ind w:left="567"/>
        <w:rPr>
          <w:rFonts w:ascii="Aptos Narrow" w:hAnsi="Aptos Narrow"/>
          <w:b/>
          <w:bCs/>
          <w:sz w:val="22"/>
          <w:szCs w:val="22"/>
        </w:rPr>
      </w:pPr>
      <w:r w:rsidRPr="00D64E47">
        <w:rPr>
          <w:rFonts w:ascii="Aptos Narrow" w:hAnsi="Aptos Narrow"/>
          <w:b/>
          <w:bCs/>
          <w:sz w:val="22"/>
          <w:szCs w:val="22"/>
        </w:rPr>
        <w:t>RFP Positioning Note</w:t>
      </w:r>
    </w:p>
    <w:p w14:paraId="04A5DEFF" w14:textId="77777777" w:rsidR="005506C3" w:rsidRPr="00D64E47" w:rsidRDefault="0010658E" w:rsidP="005506C3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This SOW represents FIS’s intended commercial framework.</w:t>
      </w:r>
      <w:r w:rsidR="00EB1A35" w:rsidRPr="00D64E47">
        <w:rPr>
          <w:rFonts w:ascii="Aptos Narrow" w:hAnsi="Aptos Narrow"/>
          <w:sz w:val="22"/>
          <w:szCs w:val="22"/>
        </w:rPr>
        <w:t xml:space="preserve"> </w:t>
      </w:r>
      <w:r w:rsidRPr="00D64E47">
        <w:rPr>
          <w:rFonts w:ascii="Aptos Narrow" w:hAnsi="Aptos Narrow"/>
          <w:sz w:val="22"/>
          <w:szCs w:val="22"/>
        </w:rPr>
        <w:t>Final contractual terms will be confirmed with the selected supplier.</w:t>
      </w:r>
    </w:p>
    <w:p w14:paraId="00A28094" w14:textId="467CE41B" w:rsidR="00AA5E2C" w:rsidRPr="00D64E47" w:rsidRDefault="00086FE6" w:rsidP="00086FE6">
      <w:pPr>
        <w:pStyle w:val="ListParagraph"/>
        <w:numPr>
          <w:ilvl w:val="0"/>
          <w:numId w:val="17"/>
        </w:numPr>
        <w:ind w:left="567" w:hanging="283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 xml:space="preserve"> </w:t>
      </w:r>
      <w:r w:rsidR="00AA5E2C" w:rsidRPr="00D64E47">
        <w:rPr>
          <w:rFonts w:ascii="Aptos Narrow" w:hAnsi="Aptos Narrow"/>
          <w:b/>
          <w:bCs/>
          <w:sz w:val="22"/>
          <w:szCs w:val="22"/>
        </w:rPr>
        <w:t>Go To Market Arrangements</w:t>
      </w:r>
    </w:p>
    <w:p w14:paraId="0B56CBD3" w14:textId="6913C711" w:rsidR="00AA5E2C" w:rsidRPr="00D64E47" w:rsidRDefault="00AA5E2C" w:rsidP="0010658E">
      <w:pPr>
        <w:rPr>
          <w:rFonts w:ascii="Aptos Narrow" w:hAnsi="Aptos Narrow"/>
          <w:sz w:val="22"/>
          <w:szCs w:val="22"/>
        </w:rPr>
      </w:pPr>
      <w:r w:rsidRPr="00D64E47">
        <w:rPr>
          <w:rFonts w:ascii="Aptos Narrow" w:hAnsi="Aptos Narrow"/>
          <w:sz w:val="22"/>
          <w:szCs w:val="22"/>
        </w:rPr>
        <w:t>Service Provider will partner exclusively with FIS to deliver the contracted services to FIS/TSYS clients.  Service Provider may not independently bid on, pursue, or deliver the contracted services to FIS/TSYS clients independently from FIS/TSYS.</w:t>
      </w:r>
    </w:p>
    <w:p w14:paraId="4AEFCF7E" w14:textId="77777777" w:rsidR="001F65E4" w:rsidRPr="00D64E47" w:rsidRDefault="001F65E4">
      <w:pPr>
        <w:rPr>
          <w:rFonts w:ascii="Aptos Narrow" w:hAnsi="Aptos Narrow"/>
          <w:sz w:val="22"/>
          <w:szCs w:val="22"/>
        </w:rPr>
      </w:pPr>
    </w:p>
    <w:sectPr w:rsidR="001F65E4" w:rsidRPr="00D64E47" w:rsidSect="00EB1A35">
      <w:headerReference w:type="default" r:id="rId7"/>
      <w:footerReference w:type="default" r:id="rId8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C3B2" w14:textId="77777777" w:rsidR="00E01CA2" w:rsidRDefault="00E01CA2" w:rsidP="00EB1A35">
      <w:pPr>
        <w:spacing w:after="0" w:line="240" w:lineRule="auto"/>
      </w:pPr>
      <w:r>
        <w:separator/>
      </w:r>
    </w:p>
  </w:endnote>
  <w:endnote w:type="continuationSeparator" w:id="0">
    <w:p w14:paraId="76926FFE" w14:textId="77777777" w:rsidR="00E01CA2" w:rsidRDefault="00E01CA2" w:rsidP="00EB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3197" w14:textId="77777777" w:rsidR="00EB1A35" w:rsidRPr="00EB1A35" w:rsidRDefault="00EB1A35">
    <w:pPr>
      <w:pStyle w:val="Footer"/>
      <w:jc w:val="center"/>
      <w:rPr>
        <w:b/>
        <w:bCs/>
        <w:color w:val="0070C0"/>
        <w:sz w:val="20"/>
        <w:szCs w:val="20"/>
      </w:rPr>
    </w:pPr>
    <w:r w:rsidRPr="00EB1A35">
      <w:rPr>
        <w:b/>
        <w:bCs/>
        <w:color w:val="0070C0"/>
        <w:sz w:val="20"/>
        <w:szCs w:val="20"/>
      </w:rPr>
      <w:t xml:space="preserve">Page </w:t>
    </w:r>
    <w:r w:rsidRPr="00EB1A35">
      <w:rPr>
        <w:b/>
        <w:bCs/>
        <w:color w:val="0070C0"/>
        <w:sz w:val="20"/>
        <w:szCs w:val="20"/>
      </w:rPr>
      <w:fldChar w:fldCharType="begin"/>
    </w:r>
    <w:r w:rsidRPr="00EB1A35">
      <w:rPr>
        <w:b/>
        <w:bCs/>
        <w:color w:val="0070C0"/>
        <w:sz w:val="20"/>
        <w:szCs w:val="20"/>
      </w:rPr>
      <w:instrText xml:space="preserve"> PAGE  \* Arabic  \* MERGEFORMAT </w:instrText>
    </w:r>
    <w:r w:rsidRPr="00EB1A35">
      <w:rPr>
        <w:b/>
        <w:bCs/>
        <w:color w:val="0070C0"/>
        <w:sz w:val="20"/>
        <w:szCs w:val="20"/>
      </w:rPr>
      <w:fldChar w:fldCharType="separate"/>
    </w:r>
    <w:r w:rsidRPr="00EB1A35">
      <w:rPr>
        <w:b/>
        <w:bCs/>
        <w:noProof/>
        <w:color w:val="0070C0"/>
        <w:sz w:val="20"/>
        <w:szCs w:val="20"/>
      </w:rPr>
      <w:t>2</w:t>
    </w:r>
    <w:r w:rsidRPr="00EB1A35">
      <w:rPr>
        <w:b/>
        <w:bCs/>
        <w:color w:val="0070C0"/>
        <w:sz w:val="20"/>
        <w:szCs w:val="20"/>
      </w:rPr>
      <w:fldChar w:fldCharType="end"/>
    </w:r>
    <w:r w:rsidRPr="00EB1A35">
      <w:rPr>
        <w:b/>
        <w:bCs/>
        <w:color w:val="0070C0"/>
        <w:sz w:val="20"/>
        <w:szCs w:val="20"/>
      </w:rPr>
      <w:t xml:space="preserve"> of </w:t>
    </w:r>
    <w:r w:rsidRPr="00EB1A35">
      <w:rPr>
        <w:b/>
        <w:bCs/>
        <w:color w:val="0070C0"/>
        <w:sz w:val="20"/>
        <w:szCs w:val="20"/>
      </w:rPr>
      <w:fldChar w:fldCharType="begin"/>
    </w:r>
    <w:r w:rsidRPr="00EB1A35">
      <w:rPr>
        <w:b/>
        <w:bCs/>
        <w:color w:val="0070C0"/>
        <w:sz w:val="20"/>
        <w:szCs w:val="20"/>
      </w:rPr>
      <w:instrText xml:space="preserve"> NUMPAGES  \* Arabic  \* MERGEFORMAT </w:instrText>
    </w:r>
    <w:r w:rsidRPr="00EB1A35">
      <w:rPr>
        <w:b/>
        <w:bCs/>
        <w:color w:val="0070C0"/>
        <w:sz w:val="20"/>
        <w:szCs w:val="20"/>
      </w:rPr>
      <w:fldChar w:fldCharType="separate"/>
    </w:r>
    <w:r w:rsidRPr="00EB1A35">
      <w:rPr>
        <w:b/>
        <w:bCs/>
        <w:noProof/>
        <w:color w:val="0070C0"/>
        <w:sz w:val="20"/>
        <w:szCs w:val="20"/>
      </w:rPr>
      <w:t>2</w:t>
    </w:r>
    <w:r w:rsidRPr="00EB1A35">
      <w:rPr>
        <w:b/>
        <w:bCs/>
        <w:color w:val="0070C0"/>
        <w:sz w:val="20"/>
        <w:szCs w:val="20"/>
      </w:rPr>
      <w:fldChar w:fldCharType="end"/>
    </w:r>
  </w:p>
  <w:p w14:paraId="76C40D54" w14:textId="77777777" w:rsidR="00EB1A35" w:rsidRDefault="00EB1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A658" w14:textId="77777777" w:rsidR="00E01CA2" w:rsidRDefault="00E01CA2" w:rsidP="00EB1A35">
      <w:pPr>
        <w:spacing w:after="0" w:line="240" w:lineRule="auto"/>
      </w:pPr>
      <w:r>
        <w:separator/>
      </w:r>
    </w:p>
  </w:footnote>
  <w:footnote w:type="continuationSeparator" w:id="0">
    <w:p w14:paraId="2AA274EC" w14:textId="77777777" w:rsidR="00E01CA2" w:rsidRDefault="00E01CA2" w:rsidP="00EB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00B4" w14:textId="76BB301F" w:rsidR="00EB1A35" w:rsidRDefault="00EB1A3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321971" wp14:editId="377EB777">
          <wp:simplePos x="0" y="0"/>
          <wp:positionH relativeFrom="column">
            <wp:posOffset>-304800</wp:posOffset>
          </wp:positionH>
          <wp:positionV relativeFrom="paragraph">
            <wp:posOffset>-214629</wp:posOffset>
          </wp:positionV>
          <wp:extent cx="863600" cy="368300"/>
          <wp:effectExtent l="0" t="0" r="0" b="0"/>
          <wp:wrapNone/>
          <wp:docPr id="13290447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671452" name="image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96" cy="368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C7E"/>
    <w:multiLevelType w:val="multilevel"/>
    <w:tmpl w:val="7C2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016B"/>
    <w:multiLevelType w:val="multilevel"/>
    <w:tmpl w:val="0B2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5194"/>
    <w:multiLevelType w:val="multilevel"/>
    <w:tmpl w:val="CA1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3259"/>
    <w:multiLevelType w:val="multilevel"/>
    <w:tmpl w:val="961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D0B72"/>
    <w:multiLevelType w:val="hybridMultilevel"/>
    <w:tmpl w:val="60E822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71B15"/>
    <w:multiLevelType w:val="multilevel"/>
    <w:tmpl w:val="624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51F30"/>
    <w:multiLevelType w:val="multilevel"/>
    <w:tmpl w:val="6F3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07D8C"/>
    <w:multiLevelType w:val="multilevel"/>
    <w:tmpl w:val="923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D36"/>
    <w:multiLevelType w:val="multilevel"/>
    <w:tmpl w:val="EB4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6800"/>
    <w:multiLevelType w:val="multilevel"/>
    <w:tmpl w:val="32F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11CAC"/>
    <w:multiLevelType w:val="hybridMultilevel"/>
    <w:tmpl w:val="60E822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65D1B"/>
    <w:multiLevelType w:val="multilevel"/>
    <w:tmpl w:val="3D3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F26E5"/>
    <w:multiLevelType w:val="multilevel"/>
    <w:tmpl w:val="A16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30AD"/>
    <w:multiLevelType w:val="multilevel"/>
    <w:tmpl w:val="531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64A3D"/>
    <w:multiLevelType w:val="multilevel"/>
    <w:tmpl w:val="9AE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61BE1"/>
    <w:multiLevelType w:val="multilevel"/>
    <w:tmpl w:val="775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B56D8"/>
    <w:multiLevelType w:val="multilevel"/>
    <w:tmpl w:val="E5C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739ED"/>
    <w:multiLevelType w:val="multilevel"/>
    <w:tmpl w:val="DA3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97A0E"/>
    <w:multiLevelType w:val="multilevel"/>
    <w:tmpl w:val="851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C523C"/>
    <w:multiLevelType w:val="hybridMultilevel"/>
    <w:tmpl w:val="10643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88416">
    <w:abstractNumId w:val="0"/>
  </w:num>
  <w:num w:numId="2" w16cid:durableId="1123041944">
    <w:abstractNumId w:val="18"/>
  </w:num>
  <w:num w:numId="3" w16cid:durableId="1847204739">
    <w:abstractNumId w:val="2"/>
  </w:num>
  <w:num w:numId="4" w16cid:durableId="1795446353">
    <w:abstractNumId w:val="6"/>
  </w:num>
  <w:num w:numId="5" w16cid:durableId="595749125">
    <w:abstractNumId w:val="8"/>
  </w:num>
  <w:num w:numId="6" w16cid:durableId="1073351595">
    <w:abstractNumId w:val="5"/>
  </w:num>
  <w:num w:numId="7" w16cid:durableId="1726679002">
    <w:abstractNumId w:val="11"/>
  </w:num>
  <w:num w:numId="8" w16cid:durableId="639311579">
    <w:abstractNumId w:val="17"/>
  </w:num>
  <w:num w:numId="9" w16cid:durableId="503860833">
    <w:abstractNumId w:val="1"/>
  </w:num>
  <w:num w:numId="10" w16cid:durableId="325133837">
    <w:abstractNumId w:val="7"/>
  </w:num>
  <w:num w:numId="11" w16cid:durableId="1932465302">
    <w:abstractNumId w:val="16"/>
  </w:num>
  <w:num w:numId="12" w16cid:durableId="344093185">
    <w:abstractNumId w:val="13"/>
  </w:num>
  <w:num w:numId="13" w16cid:durableId="825785294">
    <w:abstractNumId w:val="9"/>
  </w:num>
  <w:num w:numId="14" w16cid:durableId="244456004">
    <w:abstractNumId w:val="15"/>
  </w:num>
  <w:num w:numId="15" w16cid:durableId="684744974">
    <w:abstractNumId w:val="12"/>
  </w:num>
  <w:num w:numId="16" w16cid:durableId="1397778837">
    <w:abstractNumId w:val="3"/>
  </w:num>
  <w:num w:numId="17" w16cid:durableId="1937326171">
    <w:abstractNumId w:val="10"/>
  </w:num>
  <w:num w:numId="18" w16cid:durableId="1200321395">
    <w:abstractNumId w:val="4"/>
  </w:num>
  <w:num w:numId="19" w16cid:durableId="1701858465">
    <w:abstractNumId w:val="19"/>
  </w:num>
  <w:num w:numId="20" w16cid:durableId="5524728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mila A Diggs">
    <w15:presenceInfo w15:providerId="AD" w15:userId="S::Jamila68271@exlservice.com::3b38d39d-ee01-4c7c-8e10-fcb08a6a14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8E"/>
    <w:rsid w:val="00086FE6"/>
    <w:rsid w:val="000E1937"/>
    <w:rsid w:val="0010617B"/>
    <w:rsid w:val="0010658E"/>
    <w:rsid w:val="0012115F"/>
    <w:rsid w:val="001579B3"/>
    <w:rsid w:val="001962D8"/>
    <w:rsid w:val="001A7EA7"/>
    <w:rsid w:val="001D55E3"/>
    <w:rsid w:val="001F65E4"/>
    <w:rsid w:val="001F7E6B"/>
    <w:rsid w:val="00262737"/>
    <w:rsid w:val="00270DB3"/>
    <w:rsid w:val="00302CB9"/>
    <w:rsid w:val="0031489C"/>
    <w:rsid w:val="003D71EF"/>
    <w:rsid w:val="003F3584"/>
    <w:rsid w:val="00421301"/>
    <w:rsid w:val="00444101"/>
    <w:rsid w:val="004A1A4E"/>
    <w:rsid w:val="004A5556"/>
    <w:rsid w:val="004F096B"/>
    <w:rsid w:val="0053173D"/>
    <w:rsid w:val="00533128"/>
    <w:rsid w:val="005506C3"/>
    <w:rsid w:val="00574924"/>
    <w:rsid w:val="00585E9E"/>
    <w:rsid w:val="005E5C48"/>
    <w:rsid w:val="006228F4"/>
    <w:rsid w:val="00626263"/>
    <w:rsid w:val="00631A91"/>
    <w:rsid w:val="00664373"/>
    <w:rsid w:val="006C27E0"/>
    <w:rsid w:val="007164E6"/>
    <w:rsid w:val="00726EF9"/>
    <w:rsid w:val="00762C77"/>
    <w:rsid w:val="00764205"/>
    <w:rsid w:val="00766F86"/>
    <w:rsid w:val="007729FC"/>
    <w:rsid w:val="0079108A"/>
    <w:rsid w:val="0079283C"/>
    <w:rsid w:val="00880C9E"/>
    <w:rsid w:val="008A66B4"/>
    <w:rsid w:val="008C4E8D"/>
    <w:rsid w:val="00912D89"/>
    <w:rsid w:val="009639EA"/>
    <w:rsid w:val="009B5B4D"/>
    <w:rsid w:val="009C6043"/>
    <w:rsid w:val="009D7E56"/>
    <w:rsid w:val="00A62DCB"/>
    <w:rsid w:val="00AA5E2C"/>
    <w:rsid w:val="00AF6A55"/>
    <w:rsid w:val="00B064EC"/>
    <w:rsid w:val="00BB0C5C"/>
    <w:rsid w:val="00C622CC"/>
    <w:rsid w:val="00CE71F9"/>
    <w:rsid w:val="00D167DA"/>
    <w:rsid w:val="00D4378D"/>
    <w:rsid w:val="00D64E47"/>
    <w:rsid w:val="00D87041"/>
    <w:rsid w:val="00DA763C"/>
    <w:rsid w:val="00E01CA2"/>
    <w:rsid w:val="00EB1A35"/>
    <w:rsid w:val="00EC3F5F"/>
    <w:rsid w:val="00EE21A6"/>
    <w:rsid w:val="00EF0E75"/>
    <w:rsid w:val="00F5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35C6"/>
  <w15:chartTrackingRefBased/>
  <w15:docId w15:val="{F23F80B2-6438-47F0-9196-6111C0F9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A35"/>
  </w:style>
  <w:style w:type="paragraph" w:styleId="Footer">
    <w:name w:val="footer"/>
    <w:basedOn w:val="Normal"/>
    <w:link w:val="FooterChar"/>
    <w:uiPriority w:val="99"/>
    <w:unhideWhenUsed/>
    <w:rsid w:val="00EB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A35"/>
  </w:style>
  <w:style w:type="paragraph" w:styleId="Revision">
    <w:name w:val="Revision"/>
    <w:hidden/>
    <w:uiPriority w:val="99"/>
    <w:semiHidden/>
    <w:rsid w:val="00AA5E2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A5E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5E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5E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E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E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64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0EE32BB6DC8E44A4FDB7FCD1B6EAD6" ma:contentTypeVersion="20" ma:contentTypeDescription="Criar um novo documento." ma:contentTypeScope="" ma:versionID="4fff3de12a2c94f94c8725dff19c6f7c">
  <xsd:schema xmlns:xsd="http://www.w3.org/2001/XMLSchema" xmlns:xs="http://www.w3.org/2001/XMLSchema" xmlns:p="http://schemas.microsoft.com/office/2006/metadata/properties" xmlns:ns2="c93d0f0f-3cc9-4425-a3ca-a970db1fbb2c" xmlns:ns3="2e68cf6c-51ba-4f32-8108-1b311084bf44" targetNamespace="http://schemas.microsoft.com/office/2006/metadata/properties" ma:root="true" ma:fieldsID="72f0af40e16778b0de8f2170d310f010" ns2:_="" ns3:_="">
    <xsd:import namespace="c93d0f0f-3cc9-4425-a3ca-a970db1fbb2c"/>
    <xsd:import namespace="2e68cf6c-51ba-4f32-8108-1b311084b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  <xsd:element ref="ns2:Copi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d0f0f-3cc9-4425-a3ca-a970db1f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CopiedFrom" ma:index="26" nillable="true" ma:displayName="Copied From" ma:description="Where the folder was originally copied from (ex: SF or D&amp;A)" ma:format="Dropdown" ma:internalName="CopiedFro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8cf6c-51ba-4f32-8108-1b311084b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5ec7c1-feff-4c49-9161-61b386a4c22d}" ma:internalName="TaxCatchAll" ma:showField="CatchAllData" ma:web="2e68cf6c-51ba-4f32-8108-1b311084b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piedFrom xmlns="c93d0f0f-3cc9-4425-a3ca-a970db1fbb2c" xsi:nil="true"/>
    <TaxCatchAll xmlns="2e68cf6c-51ba-4f32-8108-1b311084bf44" xsi:nil="true"/>
    <lcf76f155ced4ddcb4097134ff3c332f xmlns="c93d0f0f-3cc9-4425-a3ca-a970db1fbb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531DB2-AAAC-4692-AEDB-9776A594DABC}"/>
</file>

<file path=customXml/itemProps2.xml><?xml version="1.0" encoding="utf-8"?>
<ds:datastoreItem xmlns:ds="http://schemas.openxmlformats.org/officeDocument/2006/customXml" ds:itemID="{1ECAF42E-37AE-43CF-AB36-DE9ADA07B816}"/>
</file>

<file path=customXml/itemProps3.xml><?xml version="1.0" encoding="utf-8"?>
<ds:datastoreItem xmlns:ds="http://schemas.openxmlformats.org/officeDocument/2006/customXml" ds:itemID="{976386D2-4D9C-46F7-B3EC-AC9AB8B88B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764</Words>
  <Characters>4501</Characters>
  <Application>Microsoft Office Word</Application>
  <DocSecurity>0</DocSecurity>
  <Lines>107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Foroozanfar, Mona</dc:creator>
  <cp:keywords/>
  <dc:description/>
  <cp:lastModifiedBy>Shreyansh Prakash Singh</cp:lastModifiedBy>
  <cp:revision>3</cp:revision>
  <dcterms:created xsi:type="dcterms:W3CDTF">2026-03-27T15:45:00Z</dcterms:created>
  <dcterms:modified xsi:type="dcterms:W3CDTF">2026-03-27T15:45:00Z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2026-03-13T18:27:38Z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22abcc39-efa3-47f8-9205-09464cfab5be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  <property fmtid="{D5CDD505-2E9C-101B-9397-08002B2CF9AE}" pid="10" name="ContentTypeId">
    <vt:lpwstr>0x0101008E0EE32BB6DC8E44A4FDB7FCD1B6EAD6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</Properties>
</file>