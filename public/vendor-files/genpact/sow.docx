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C5884" w14:textId="5E67BC79" w:rsidR="0010658E" w:rsidRPr="00D64E47" w:rsidRDefault="0010658E" w:rsidP="0010658E">
      <w:pPr>
        <w:jc w:val="center"/>
        <w:rPr>
          <w:rFonts w:ascii="Aptos Narrow" w:hAnsi="Aptos Narrow"/>
          <w:b/>
          <w:bCs/>
          <w:sz w:val="22"/>
          <w:szCs w:val="22"/>
        </w:rPr>
      </w:pPr>
      <w:r w:rsidRPr="00D64E47">
        <w:rPr>
          <w:rFonts w:ascii="Aptos Narrow" w:hAnsi="Aptos Narrow"/>
          <w:b/>
          <w:bCs/>
          <w:sz w:val="22"/>
          <w:szCs w:val="22"/>
        </w:rPr>
        <w:t>DRAFT STATEMENT OF WORK</w:t>
      </w:r>
    </w:p>
    <w:p w14:paraId="18ECC554" w14:textId="2907E208" w:rsidR="0010658E" w:rsidRPr="00D64E47" w:rsidRDefault="0010658E" w:rsidP="0010658E">
      <w:pPr>
        <w:jc w:val="center"/>
        <w:rPr>
          <w:rFonts w:ascii="Aptos Narrow" w:hAnsi="Aptos Narrow"/>
          <w:sz w:val="22"/>
          <w:szCs w:val="22"/>
        </w:rPr>
      </w:pPr>
      <w:r w:rsidRPr="00D64E47">
        <w:rPr>
          <w:rFonts w:ascii="Aptos Narrow" w:hAnsi="Aptos Narrow"/>
          <w:sz w:val="22"/>
          <w:szCs w:val="22"/>
        </w:rPr>
        <w:t>Business Process Outsourcing (BPO) Services</w:t>
      </w:r>
    </w:p>
    <w:p w14:paraId="4E5AE747" w14:textId="6B3D1778" w:rsidR="0010658E" w:rsidRPr="00D64E47" w:rsidRDefault="0010658E" w:rsidP="005506C3">
      <w:pPr>
        <w:pStyle w:val="ListParagraph"/>
        <w:numPr>
          <w:ilvl w:val="0"/>
          <w:numId w:val="17"/>
        </w:numPr>
        <w:ind w:left="709" w:hanging="349"/>
        <w:rPr>
          <w:rFonts w:ascii="Aptos Narrow" w:hAnsi="Aptos Narrow"/>
          <w:b/>
          <w:bCs/>
          <w:sz w:val="22"/>
          <w:szCs w:val="22"/>
        </w:rPr>
      </w:pPr>
      <w:r w:rsidRPr="00D64E47">
        <w:rPr>
          <w:rFonts w:ascii="Aptos Narrow" w:hAnsi="Aptos Narrow"/>
          <w:b/>
          <w:bCs/>
          <w:sz w:val="22"/>
          <w:szCs w:val="22"/>
        </w:rPr>
        <w:t>Structure and Governing Documents</w:t>
      </w:r>
    </w:p>
    <w:p w14:paraId="10677EBD" w14:textId="4E1BAA6F" w:rsidR="0010658E" w:rsidRPr="00D64E47" w:rsidRDefault="0010658E" w:rsidP="0010658E">
      <w:pPr>
        <w:rPr>
          <w:rFonts w:ascii="Aptos Narrow" w:hAnsi="Aptos Narrow"/>
          <w:sz w:val="22"/>
          <w:szCs w:val="22"/>
        </w:rPr>
      </w:pPr>
      <w:r w:rsidRPr="00D64E47">
        <w:rPr>
          <w:rFonts w:ascii="Aptos Narrow" w:hAnsi="Aptos Narrow"/>
          <w:sz w:val="22"/>
          <w:szCs w:val="22"/>
        </w:rPr>
        <w:t>This Statement of Work (“</w:t>
      </w:r>
      <w:r w:rsidRPr="00D64E47">
        <w:rPr>
          <w:rFonts w:ascii="Aptos Narrow" w:hAnsi="Aptos Narrow"/>
          <w:b/>
          <w:bCs/>
          <w:sz w:val="22"/>
          <w:szCs w:val="22"/>
        </w:rPr>
        <w:t>SOW</w:t>
      </w:r>
      <w:r w:rsidRPr="00D64E47">
        <w:rPr>
          <w:rFonts w:ascii="Aptos Narrow" w:hAnsi="Aptos Narrow"/>
          <w:sz w:val="22"/>
          <w:szCs w:val="22"/>
        </w:rPr>
        <w:t xml:space="preserve">”) is issued by Fidelity Information Services, LLC </w:t>
      </w:r>
      <w:r w:rsidRPr="00D64E47">
        <w:rPr>
          <w:rFonts w:ascii="Aptos Narrow" w:hAnsi="Aptos Narrow"/>
          <w:b/>
          <w:bCs/>
          <w:sz w:val="22"/>
          <w:szCs w:val="22"/>
        </w:rPr>
        <w:t>(“FIS”)</w:t>
      </w:r>
      <w:r w:rsidRPr="00D64E47">
        <w:rPr>
          <w:rFonts w:ascii="Aptos Narrow" w:hAnsi="Aptos Narrow"/>
          <w:sz w:val="22"/>
          <w:szCs w:val="22"/>
        </w:rPr>
        <w:t xml:space="preserve">, inclusive of the TSYS business, and will form part of the definitive outsourcing agreement </w:t>
      </w:r>
      <w:proofErr w:type="gramStart"/>
      <w:r w:rsidRPr="00D64E47">
        <w:rPr>
          <w:rFonts w:ascii="Aptos Narrow" w:hAnsi="Aptos Narrow"/>
          <w:sz w:val="22"/>
          <w:szCs w:val="22"/>
        </w:rPr>
        <w:t>entered into</w:t>
      </w:r>
      <w:proofErr w:type="gramEnd"/>
      <w:r w:rsidRPr="00D64E47">
        <w:rPr>
          <w:rFonts w:ascii="Aptos Narrow" w:hAnsi="Aptos Narrow"/>
          <w:sz w:val="22"/>
          <w:szCs w:val="22"/>
        </w:rPr>
        <w:t xml:space="preserve"> between FIS and the successful bidder (“</w:t>
      </w:r>
      <w:r w:rsidRPr="00D64E47">
        <w:rPr>
          <w:rFonts w:ascii="Aptos Narrow" w:hAnsi="Aptos Narrow"/>
          <w:b/>
          <w:bCs/>
          <w:sz w:val="22"/>
          <w:szCs w:val="22"/>
        </w:rPr>
        <w:t>Service Provider</w:t>
      </w:r>
      <w:r w:rsidRPr="00D64E47">
        <w:rPr>
          <w:rFonts w:ascii="Aptos Narrow" w:hAnsi="Aptos Narrow"/>
          <w:sz w:val="22"/>
          <w:szCs w:val="22"/>
        </w:rPr>
        <w:t>”).</w:t>
      </w:r>
      <w:ins w:id="0" w:author="Genpact" w:date="2026-03-20T16:58:00Z" w16du:dateUtc="2026-03-20T20:58:00Z">
        <w:r w:rsidR="004C3A49" w:rsidRPr="004C3A49">
          <w:rPr>
            <w:rFonts w:ascii="Arial" w:hAnsi="Arial" w:cs="Arial"/>
            <w:color w:val="1C1C1C"/>
            <w:sz w:val="20"/>
            <w:szCs w:val="20"/>
            <w:shd w:val="clear" w:color="auto" w:fill="FAFAFA"/>
          </w:rPr>
          <w:t xml:space="preserve"> </w:t>
        </w:r>
      </w:ins>
      <w:ins w:id="1" w:author="Genpact" w:date="2026-03-20T16:58:00Z">
        <w:r w:rsidR="004C3A49" w:rsidRPr="004C3A49">
          <w:rPr>
            <w:rFonts w:ascii="Aptos Narrow" w:hAnsi="Aptos Narrow"/>
            <w:sz w:val="22"/>
            <w:szCs w:val="22"/>
          </w:rPr>
          <w:t xml:space="preserve">This </w:t>
        </w:r>
      </w:ins>
      <w:ins w:id="2" w:author="Genpact" w:date="2026-03-20T16:59:00Z" w16du:dateUtc="2026-03-20T20:59:00Z">
        <w:r w:rsidR="004C3A49">
          <w:rPr>
            <w:rFonts w:ascii="Aptos Narrow" w:hAnsi="Aptos Narrow"/>
            <w:sz w:val="22"/>
            <w:szCs w:val="22"/>
          </w:rPr>
          <w:t>SOW</w:t>
        </w:r>
      </w:ins>
      <w:ins w:id="3" w:author="Genpact" w:date="2026-03-20T16:58:00Z">
        <w:r w:rsidR="004C3A49" w:rsidRPr="004C3A49">
          <w:rPr>
            <w:rFonts w:ascii="Aptos Narrow" w:hAnsi="Aptos Narrow"/>
            <w:sz w:val="22"/>
            <w:szCs w:val="22"/>
          </w:rPr>
          <w:t xml:space="preserve"> is intended to set forth the high-level framework and general parameters of the contemplated engagement. The granular details pertaining to the delineation of outsourced and retained scope, together with all operational specifications, shall be mutually agreed upon by the Parties and documented in the definitive Statement of Work to be negotiated and executed in due course.</w:t>
        </w:r>
      </w:ins>
      <w:ins w:id="4" w:author="Genpact" w:date="2026-03-20T16:59:00Z" w16du:dateUtc="2026-03-20T20:59:00Z">
        <w:r w:rsidR="00EC526A">
          <w:rPr>
            <w:rFonts w:ascii="Aptos Narrow" w:hAnsi="Aptos Narrow"/>
            <w:sz w:val="22"/>
            <w:szCs w:val="22"/>
          </w:rPr>
          <w:t xml:space="preserve"> This SOW </w:t>
        </w:r>
      </w:ins>
      <w:ins w:id="5" w:author="Genpact" w:date="2026-03-20T17:00:00Z" w16du:dateUtc="2026-03-20T21:00:00Z">
        <w:r w:rsidR="007C5E1F">
          <w:rPr>
            <w:rFonts w:ascii="Aptos Narrow" w:hAnsi="Aptos Narrow"/>
            <w:sz w:val="22"/>
            <w:szCs w:val="22"/>
          </w:rPr>
          <w:t xml:space="preserve">shall be </w:t>
        </w:r>
      </w:ins>
      <w:ins w:id="6" w:author="Genpact" w:date="2026-03-20T17:00:00Z">
        <w:r w:rsidR="007C5E1F" w:rsidRPr="007C5E1F">
          <w:rPr>
            <w:rFonts w:ascii="Aptos Narrow" w:hAnsi="Aptos Narrow"/>
            <w:sz w:val="22"/>
            <w:szCs w:val="22"/>
          </w:rPr>
          <w:t>construed and interpreted in conjunction with the proposal submitted by Genpact</w:t>
        </w:r>
      </w:ins>
      <w:ins w:id="7" w:author="Genpact" w:date="2026-03-20T17:00:00Z" w16du:dateUtc="2026-03-20T21:00:00Z">
        <w:r w:rsidR="007C5E1F">
          <w:rPr>
            <w:rFonts w:ascii="Aptos Narrow" w:hAnsi="Aptos Narrow"/>
            <w:sz w:val="22"/>
            <w:szCs w:val="22"/>
          </w:rPr>
          <w:t>.</w:t>
        </w:r>
      </w:ins>
    </w:p>
    <w:p w14:paraId="6D75DA5F" w14:textId="77777777" w:rsidR="0010658E" w:rsidRPr="00D64E47" w:rsidRDefault="0010658E" w:rsidP="0010658E">
      <w:pPr>
        <w:rPr>
          <w:rFonts w:ascii="Aptos Narrow" w:hAnsi="Aptos Narrow"/>
          <w:sz w:val="22"/>
          <w:szCs w:val="22"/>
        </w:rPr>
      </w:pPr>
      <w:r w:rsidRPr="00D64E47">
        <w:rPr>
          <w:rFonts w:ascii="Aptos Narrow" w:hAnsi="Aptos Narrow"/>
          <w:sz w:val="22"/>
          <w:szCs w:val="22"/>
        </w:rPr>
        <w:t>This SOW is governed by:</w:t>
      </w:r>
    </w:p>
    <w:p w14:paraId="5D4753D0" w14:textId="77777777" w:rsidR="0010658E" w:rsidRPr="00D64E47" w:rsidRDefault="0010658E" w:rsidP="0010658E">
      <w:pPr>
        <w:numPr>
          <w:ilvl w:val="0"/>
          <w:numId w:val="1"/>
        </w:numPr>
        <w:rPr>
          <w:rFonts w:ascii="Aptos Narrow" w:hAnsi="Aptos Narrow"/>
          <w:sz w:val="22"/>
          <w:szCs w:val="22"/>
        </w:rPr>
      </w:pPr>
      <w:r w:rsidRPr="00D64E47">
        <w:rPr>
          <w:rFonts w:ascii="Aptos Narrow" w:hAnsi="Aptos Narrow"/>
          <w:sz w:val="22"/>
          <w:szCs w:val="22"/>
        </w:rPr>
        <w:t>The FIS Master Services Agreement (“MSA”), and</w:t>
      </w:r>
    </w:p>
    <w:p w14:paraId="587216CF" w14:textId="29F48CDF" w:rsidR="0010658E" w:rsidRPr="002473C3" w:rsidRDefault="0010658E" w:rsidP="0010658E">
      <w:pPr>
        <w:numPr>
          <w:ilvl w:val="0"/>
          <w:numId w:val="1"/>
        </w:numPr>
        <w:rPr>
          <w:rFonts w:ascii="Aptos Narrow" w:hAnsi="Aptos Narrow"/>
          <w:sz w:val="22"/>
          <w:szCs w:val="22"/>
        </w:rPr>
      </w:pPr>
      <w:r w:rsidRPr="00F5582A">
        <w:rPr>
          <w:rFonts w:ascii="Aptos Narrow" w:hAnsi="Aptos Narrow"/>
          <w:sz w:val="22"/>
          <w:szCs w:val="22"/>
        </w:rPr>
        <w:t xml:space="preserve">This </w:t>
      </w:r>
      <w:r w:rsidRPr="002473C3">
        <w:rPr>
          <w:rFonts w:ascii="Aptos Narrow" w:hAnsi="Aptos Narrow"/>
          <w:sz w:val="22"/>
          <w:szCs w:val="22"/>
        </w:rPr>
        <w:t>SOW, which shall prevail in the event of conflict for SOW</w:t>
      </w:r>
      <w:r w:rsidRPr="002473C3">
        <w:rPr>
          <w:rFonts w:ascii="Aptos Narrow" w:hAnsi="Aptos Narrow"/>
          <w:sz w:val="22"/>
          <w:szCs w:val="22"/>
        </w:rPr>
        <w:noBreakHyphen/>
        <w:t>specific matters.</w:t>
      </w:r>
    </w:p>
    <w:p w14:paraId="2BE1E462" w14:textId="49502404" w:rsidR="0010658E" w:rsidRPr="00D64E47" w:rsidRDefault="0010658E" w:rsidP="005506C3">
      <w:pPr>
        <w:pStyle w:val="ListParagraph"/>
        <w:numPr>
          <w:ilvl w:val="0"/>
          <w:numId w:val="17"/>
        </w:numPr>
        <w:rPr>
          <w:rFonts w:ascii="Aptos Narrow" w:hAnsi="Aptos Narrow"/>
          <w:b/>
          <w:bCs/>
          <w:sz w:val="22"/>
          <w:szCs w:val="22"/>
        </w:rPr>
      </w:pPr>
      <w:r w:rsidRPr="00D64E47">
        <w:rPr>
          <w:rFonts w:ascii="Aptos Narrow" w:hAnsi="Aptos Narrow"/>
          <w:b/>
          <w:bCs/>
          <w:sz w:val="22"/>
          <w:szCs w:val="22"/>
        </w:rPr>
        <w:t>Term and Renewal</w:t>
      </w:r>
    </w:p>
    <w:p w14:paraId="14034DA2" w14:textId="77777777" w:rsidR="0010658E" w:rsidRPr="00D64E47" w:rsidRDefault="0010658E" w:rsidP="0010658E">
      <w:pPr>
        <w:numPr>
          <w:ilvl w:val="0"/>
          <w:numId w:val="2"/>
        </w:numPr>
        <w:rPr>
          <w:rFonts w:ascii="Aptos Narrow" w:hAnsi="Aptos Narrow"/>
          <w:sz w:val="22"/>
          <w:szCs w:val="22"/>
        </w:rPr>
      </w:pPr>
      <w:r w:rsidRPr="00D64E47">
        <w:rPr>
          <w:rFonts w:ascii="Aptos Narrow" w:hAnsi="Aptos Narrow"/>
          <w:sz w:val="22"/>
          <w:szCs w:val="22"/>
        </w:rPr>
        <w:t>Initial Term: Five (5) years from the applicable Service Commencement Date.</w:t>
      </w:r>
    </w:p>
    <w:p w14:paraId="5DC60502" w14:textId="47E4D724" w:rsidR="0010658E" w:rsidRPr="00D64E47" w:rsidRDefault="0010658E" w:rsidP="0010658E">
      <w:pPr>
        <w:numPr>
          <w:ilvl w:val="0"/>
          <w:numId w:val="2"/>
        </w:numPr>
        <w:rPr>
          <w:rFonts w:ascii="Aptos Narrow" w:hAnsi="Aptos Narrow"/>
          <w:sz w:val="22"/>
          <w:szCs w:val="22"/>
        </w:rPr>
      </w:pPr>
      <w:r w:rsidRPr="00D64E47">
        <w:rPr>
          <w:rFonts w:ascii="Aptos Narrow" w:hAnsi="Aptos Narrow"/>
          <w:sz w:val="22"/>
          <w:szCs w:val="22"/>
        </w:rPr>
        <w:t>Renewal: Up to two (2) one</w:t>
      </w:r>
      <w:r w:rsidRPr="00D64E47">
        <w:rPr>
          <w:rFonts w:ascii="Aptos Narrow" w:hAnsi="Aptos Narrow"/>
          <w:sz w:val="22"/>
          <w:szCs w:val="22"/>
        </w:rPr>
        <w:noBreakHyphen/>
        <w:t>year extensions at FIS’s sole discretion</w:t>
      </w:r>
      <w:r w:rsidR="00AA5E2C" w:rsidRPr="00D64E47">
        <w:rPr>
          <w:rFonts w:ascii="Aptos Narrow" w:hAnsi="Aptos Narrow"/>
          <w:sz w:val="22"/>
          <w:szCs w:val="22"/>
        </w:rPr>
        <w:t>, subject to the SOW terms including pricing for years 6 and 7</w:t>
      </w:r>
      <w:r w:rsidRPr="00D64E47">
        <w:rPr>
          <w:rFonts w:ascii="Aptos Narrow" w:hAnsi="Aptos Narrow"/>
          <w:sz w:val="22"/>
          <w:szCs w:val="22"/>
        </w:rPr>
        <w:t>.</w:t>
      </w:r>
    </w:p>
    <w:p w14:paraId="737B3C05" w14:textId="6E0D5359" w:rsidR="0010658E" w:rsidRPr="00D64E47" w:rsidRDefault="0010658E" w:rsidP="0010658E">
      <w:pPr>
        <w:numPr>
          <w:ilvl w:val="0"/>
          <w:numId w:val="2"/>
        </w:numPr>
        <w:rPr>
          <w:rFonts w:ascii="Aptos Narrow" w:hAnsi="Aptos Narrow"/>
          <w:sz w:val="22"/>
          <w:szCs w:val="22"/>
        </w:rPr>
      </w:pPr>
      <w:r w:rsidRPr="00D64E47">
        <w:rPr>
          <w:rFonts w:ascii="Aptos Narrow" w:hAnsi="Aptos Narrow"/>
          <w:sz w:val="22"/>
          <w:szCs w:val="22"/>
        </w:rPr>
        <w:t>FIS retains the right to terminate individual service towers, geographies, or volumes without impacting the remainder of the SOW.</w:t>
      </w:r>
    </w:p>
    <w:p w14:paraId="59BA8C18" w14:textId="3DAE116C" w:rsidR="0010658E" w:rsidRPr="00D64E47" w:rsidRDefault="0010658E" w:rsidP="005506C3">
      <w:pPr>
        <w:pStyle w:val="ListParagraph"/>
        <w:numPr>
          <w:ilvl w:val="0"/>
          <w:numId w:val="17"/>
        </w:numPr>
        <w:rPr>
          <w:rFonts w:ascii="Aptos Narrow" w:hAnsi="Aptos Narrow"/>
          <w:b/>
          <w:bCs/>
          <w:sz w:val="22"/>
          <w:szCs w:val="22"/>
        </w:rPr>
      </w:pPr>
      <w:r w:rsidRPr="00D64E47">
        <w:rPr>
          <w:rFonts w:ascii="Aptos Narrow" w:hAnsi="Aptos Narrow"/>
          <w:b/>
          <w:bCs/>
          <w:sz w:val="22"/>
          <w:szCs w:val="22"/>
        </w:rPr>
        <w:t>Scope of Services</w:t>
      </w:r>
    </w:p>
    <w:p w14:paraId="649D4D5B" w14:textId="44044B04" w:rsidR="0010658E" w:rsidRPr="00D64E47" w:rsidRDefault="0010658E" w:rsidP="0010658E">
      <w:pPr>
        <w:rPr>
          <w:rFonts w:ascii="Aptos Narrow" w:hAnsi="Aptos Narrow"/>
          <w:sz w:val="22"/>
          <w:szCs w:val="22"/>
        </w:rPr>
      </w:pPr>
      <w:r w:rsidRPr="00D64E47">
        <w:rPr>
          <w:rFonts w:ascii="Aptos Narrow" w:hAnsi="Aptos Narrow"/>
          <w:sz w:val="22"/>
          <w:szCs w:val="22"/>
        </w:rPr>
        <w:t xml:space="preserve">Service Provider shall deliver BPO services </w:t>
      </w:r>
      <w:ins w:id="8" w:author="Genpact" w:date="2026-03-20T15:36:00Z" w16du:dateUtc="2026-03-20T19:36:00Z">
        <w:r w:rsidR="00AC65FF">
          <w:rPr>
            <w:rFonts w:ascii="Aptos Narrow" w:hAnsi="Aptos Narrow"/>
            <w:sz w:val="22"/>
            <w:szCs w:val="22"/>
          </w:rPr>
          <w:t>for the following high level scope category</w:t>
        </w:r>
      </w:ins>
      <w:del w:id="9" w:author="Genpact" w:date="2026-03-20T15:36:00Z" w16du:dateUtc="2026-03-20T19:36:00Z">
        <w:r w:rsidRPr="00D64E47" w:rsidDel="00893CBF">
          <w:rPr>
            <w:rFonts w:ascii="Aptos Narrow" w:hAnsi="Aptos Narrow"/>
            <w:sz w:val="22"/>
            <w:szCs w:val="22"/>
          </w:rPr>
          <w:delText>including, but not limited to</w:delText>
        </w:r>
      </w:del>
      <w:r w:rsidRPr="00D64E47">
        <w:rPr>
          <w:rFonts w:ascii="Aptos Narrow" w:hAnsi="Aptos Narrow"/>
          <w:sz w:val="22"/>
          <w:szCs w:val="22"/>
        </w:rPr>
        <w:t>:</w:t>
      </w:r>
    </w:p>
    <w:p w14:paraId="01AD97B2" w14:textId="77777777" w:rsidR="0010658E" w:rsidRPr="00D64E47" w:rsidRDefault="0010658E" w:rsidP="0010658E">
      <w:pPr>
        <w:numPr>
          <w:ilvl w:val="0"/>
          <w:numId w:val="3"/>
        </w:numPr>
        <w:rPr>
          <w:rFonts w:ascii="Aptos Narrow" w:hAnsi="Aptos Narrow"/>
          <w:sz w:val="22"/>
          <w:szCs w:val="22"/>
        </w:rPr>
      </w:pPr>
      <w:r w:rsidRPr="00D64E47">
        <w:rPr>
          <w:rFonts w:ascii="Aptos Narrow" w:hAnsi="Aptos Narrow"/>
          <w:sz w:val="22"/>
          <w:szCs w:val="22"/>
        </w:rPr>
        <w:t>Customer Service (Tier 1 &amp; Tier 2)</w:t>
      </w:r>
    </w:p>
    <w:p w14:paraId="7BA12FE6" w14:textId="77777777" w:rsidR="0010658E" w:rsidRPr="00D64E47" w:rsidRDefault="0010658E" w:rsidP="0010658E">
      <w:pPr>
        <w:numPr>
          <w:ilvl w:val="0"/>
          <w:numId w:val="3"/>
        </w:numPr>
        <w:rPr>
          <w:rFonts w:ascii="Aptos Narrow" w:hAnsi="Aptos Narrow"/>
          <w:sz w:val="22"/>
          <w:szCs w:val="22"/>
        </w:rPr>
      </w:pPr>
      <w:r w:rsidRPr="00D64E47">
        <w:rPr>
          <w:rFonts w:ascii="Aptos Narrow" w:hAnsi="Aptos Narrow"/>
          <w:sz w:val="22"/>
          <w:szCs w:val="22"/>
        </w:rPr>
        <w:t>Fraud Operations (basic and complex)</w:t>
      </w:r>
    </w:p>
    <w:p w14:paraId="71B77926" w14:textId="77777777" w:rsidR="0010658E" w:rsidRPr="00D64E47" w:rsidRDefault="0010658E" w:rsidP="0010658E">
      <w:pPr>
        <w:numPr>
          <w:ilvl w:val="0"/>
          <w:numId w:val="3"/>
        </w:numPr>
        <w:rPr>
          <w:rFonts w:ascii="Aptos Narrow" w:hAnsi="Aptos Narrow"/>
          <w:sz w:val="22"/>
          <w:szCs w:val="22"/>
        </w:rPr>
      </w:pPr>
      <w:r w:rsidRPr="00D64E47">
        <w:rPr>
          <w:rFonts w:ascii="Aptos Narrow" w:hAnsi="Aptos Narrow"/>
          <w:sz w:val="22"/>
          <w:szCs w:val="22"/>
        </w:rPr>
        <w:t>Disputes and Chargebacks</w:t>
      </w:r>
    </w:p>
    <w:p w14:paraId="26AF9B9F" w14:textId="77777777" w:rsidR="0010658E" w:rsidRPr="00D64E47" w:rsidRDefault="0010658E" w:rsidP="0010658E">
      <w:pPr>
        <w:numPr>
          <w:ilvl w:val="0"/>
          <w:numId w:val="3"/>
        </w:numPr>
        <w:rPr>
          <w:rFonts w:ascii="Aptos Narrow" w:hAnsi="Aptos Narrow"/>
          <w:sz w:val="22"/>
          <w:szCs w:val="22"/>
        </w:rPr>
      </w:pPr>
      <w:r w:rsidRPr="00D64E47">
        <w:rPr>
          <w:rFonts w:ascii="Aptos Narrow" w:hAnsi="Aptos Narrow"/>
          <w:sz w:val="22"/>
          <w:szCs w:val="22"/>
        </w:rPr>
        <w:t>Back</w:t>
      </w:r>
      <w:r w:rsidRPr="00D64E47">
        <w:rPr>
          <w:rFonts w:ascii="Aptos Narrow" w:hAnsi="Aptos Narrow"/>
          <w:sz w:val="22"/>
          <w:szCs w:val="22"/>
        </w:rPr>
        <w:noBreakHyphen/>
        <w:t>office Processing</w:t>
      </w:r>
    </w:p>
    <w:p w14:paraId="39F1DD22" w14:textId="77777777" w:rsidR="0010658E" w:rsidRPr="00D64E47" w:rsidRDefault="0010658E" w:rsidP="0010658E">
      <w:pPr>
        <w:numPr>
          <w:ilvl w:val="0"/>
          <w:numId w:val="3"/>
        </w:numPr>
        <w:rPr>
          <w:rFonts w:ascii="Aptos Narrow" w:hAnsi="Aptos Narrow"/>
          <w:sz w:val="22"/>
          <w:szCs w:val="22"/>
        </w:rPr>
      </w:pPr>
      <w:r w:rsidRPr="00D64E47">
        <w:rPr>
          <w:rFonts w:ascii="Aptos Narrow" w:hAnsi="Aptos Narrow"/>
          <w:sz w:val="22"/>
          <w:szCs w:val="22"/>
        </w:rPr>
        <w:t>Debt &amp; Collections</w:t>
      </w:r>
    </w:p>
    <w:p w14:paraId="0EBD27F0" w14:textId="77777777" w:rsidR="0010658E" w:rsidRPr="00D64E47" w:rsidRDefault="0010658E" w:rsidP="0010658E">
      <w:pPr>
        <w:numPr>
          <w:ilvl w:val="0"/>
          <w:numId w:val="3"/>
        </w:numPr>
        <w:rPr>
          <w:rFonts w:ascii="Aptos Narrow" w:hAnsi="Aptos Narrow"/>
          <w:sz w:val="22"/>
          <w:szCs w:val="22"/>
        </w:rPr>
      </w:pPr>
      <w:r w:rsidRPr="00D64E47">
        <w:rPr>
          <w:rFonts w:ascii="Aptos Narrow" w:hAnsi="Aptos Narrow"/>
          <w:sz w:val="22"/>
          <w:szCs w:val="22"/>
        </w:rPr>
        <w:t>Ancillary and ad</w:t>
      </w:r>
      <w:r w:rsidRPr="00D64E47">
        <w:rPr>
          <w:rFonts w:ascii="Aptos Narrow" w:hAnsi="Aptos Narrow"/>
          <w:sz w:val="22"/>
          <w:szCs w:val="22"/>
        </w:rPr>
        <w:noBreakHyphen/>
        <w:t>hoc operational support</w:t>
      </w:r>
    </w:p>
    <w:p w14:paraId="43E6C20E" w14:textId="77777777" w:rsidR="006C27E0" w:rsidRPr="00D64E47" w:rsidRDefault="0010658E" w:rsidP="006C27E0">
      <w:pPr>
        <w:rPr>
          <w:rFonts w:ascii="Aptos Narrow" w:hAnsi="Aptos Narrow"/>
          <w:sz w:val="22"/>
          <w:szCs w:val="22"/>
        </w:rPr>
      </w:pPr>
      <w:r w:rsidRPr="00D64E47">
        <w:rPr>
          <w:rFonts w:ascii="Aptos Narrow" w:hAnsi="Aptos Narrow"/>
          <w:sz w:val="22"/>
          <w:szCs w:val="22"/>
        </w:rPr>
        <w:t>Services may be delivered via:</w:t>
      </w:r>
      <w:r w:rsidR="0012115F" w:rsidRPr="00D64E47">
        <w:rPr>
          <w:rFonts w:ascii="Aptos Narrow" w:hAnsi="Aptos Narrow"/>
          <w:sz w:val="22"/>
          <w:szCs w:val="22"/>
        </w:rPr>
        <w:t xml:space="preserve"> </w:t>
      </w:r>
    </w:p>
    <w:p w14:paraId="06F9E573" w14:textId="5D08A1BF" w:rsidR="0010658E" w:rsidRPr="00D64E47" w:rsidRDefault="0010658E" w:rsidP="006C27E0">
      <w:pPr>
        <w:pStyle w:val="ListParagraph"/>
        <w:numPr>
          <w:ilvl w:val="0"/>
          <w:numId w:val="19"/>
        </w:numPr>
        <w:rPr>
          <w:rFonts w:ascii="Aptos Narrow" w:hAnsi="Aptos Narrow"/>
          <w:sz w:val="22"/>
          <w:szCs w:val="22"/>
        </w:rPr>
      </w:pPr>
      <w:r w:rsidRPr="00D64E47">
        <w:rPr>
          <w:rFonts w:ascii="Aptos Narrow" w:hAnsi="Aptos Narrow"/>
          <w:sz w:val="22"/>
          <w:szCs w:val="22"/>
        </w:rPr>
        <w:t>Onshore, Nearshore, Offshore locations</w:t>
      </w:r>
      <w:ins w:id="10" w:author="Khanna, Urvashi" w:date="2026-03-22T18:52:00Z" w16du:dateUtc="2026-03-22T13:22:00Z">
        <w:r w:rsidR="00DC2DBE">
          <w:rPr>
            <w:rFonts w:ascii="Aptos Narrow" w:hAnsi="Aptos Narrow"/>
            <w:sz w:val="22"/>
            <w:szCs w:val="22"/>
          </w:rPr>
          <w:t xml:space="preserve"> </w:t>
        </w:r>
      </w:ins>
    </w:p>
    <w:p w14:paraId="53B68FE9" w14:textId="77777777" w:rsidR="00D64E47" w:rsidRPr="00D64E47" w:rsidRDefault="00D64E47" w:rsidP="00D64E47">
      <w:pPr>
        <w:numPr>
          <w:ilvl w:val="0"/>
          <w:numId w:val="19"/>
        </w:numPr>
        <w:spacing w:before="100" w:beforeAutospacing="1" w:after="100" w:afterAutospacing="1" w:line="300" w:lineRule="atLeast"/>
        <w:rPr>
          <w:rFonts w:ascii="Aptos Narrow" w:eastAsia="Times New Roman" w:hAnsi="Aptos Narrow" w:cs="Segoe UI"/>
          <w:kern w:val="0"/>
          <w:sz w:val="22"/>
          <w:szCs w:val="22"/>
          <w:lang w:eastAsia="en-GB"/>
          <w14:ligatures w14:val="none"/>
        </w:rPr>
      </w:pPr>
      <w:r w:rsidRPr="00D64E47">
        <w:rPr>
          <w:rFonts w:ascii="Aptos Narrow" w:eastAsia="Times New Roman" w:hAnsi="Aptos Narrow" w:cs="Segoe UI"/>
          <w:kern w:val="0"/>
          <w:sz w:val="22"/>
          <w:szCs w:val="22"/>
          <w:lang w:eastAsia="en-GB"/>
          <w14:ligatures w14:val="none"/>
        </w:rPr>
        <w:t>Dedicated or blended delivery models, including WFH and/or WFO, subject to client and regulatory requirements.</w:t>
      </w:r>
    </w:p>
    <w:p w14:paraId="77A89269" w14:textId="07E20522" w:rsidR="0010658E" w:rsidRPr="00D64E47" w:rsidRDefault="0010658E" w:rsidP="005506C3">
      <w:pPr>
        <w:pStyle w:val="ListParagraph"/>
        <w:numPr>
          <w:ilvl w:val="0"/>
          <w:numId w:val="17"/>
        </w:numPr>
        <w:rPr>
          <w:rFonts w:ascii="Aptos Narrow" w:hAnsi="Aptos Narrow"/>
          <w:b/>
          <w:bCs/>
          <w:sz w:val="22"/>
          <w:szCs w:val="22"/>
        </w:rPr>
      </w:pPr>
      <w:commentRangeStart w:id="11"/>
      <w:r w:rsidRPr="00D64E47">
        <w:rPr>
          <w:rFonts w:ascii="Aptos Narrow" w:hAnsi="Aptos Narrow"/>
          <w:b/>
          <w:bCs/>
          <w:sz w:val="22"/>
          <w:szCs w:val="22"/>
        </w:rPr>
        <w:t>Service Levels and Performance</w:t>
      </w:r>
      <w:commentRangeEnd w:id="11"/>
      <w:r w:rsidR="00074205" w:rsidRPr="00D64E47">
        <w:rPr>
          <w:rStyle w:val="CommentReference"/>
          <w:rFonts w:ascii="Aptos Narrow" w:hAnsi="Aptos Narrow"/>
          <w:b/>
          <w:bCs/>
          <w:sz w:val="22"/>
          <w:szCs w:val="22"/>
        </w:rPr>
        <w:commentReference w:id="11"/>
      </w:r>
    </w:p>
    <w:p w14:paraId="6ED00AC1" w14:textId="3E397DAF" w:rsidR="00EB1A35" w:rsidRPr="00D64E47" w:rsidRDefault="00EB1A35" w:rsidP="0010658E">
      <w:pPr>
        <w:numPr>
          <w:ilvl w:val="0"/>
          <w:numId w:val="5"/>
        </w:numPr>
        <w:rPr>
          <w:rFonts w:ascii="Aptos Narrow" w:hAnsi="Aptos Narrow"/>
          <w:sz w:val="22"/>
          <w:szCs w:val="22"/>
        </w:rPr>
      </w:pPr>
      <w:r w:rsidRPr="00D64E47">
        <w:rPr>
          <w:rFonts w:ascii="Aptos Narrow" w:hAnsi="Aptos Narrow"/>
          <w:sz w:val="22"/>
          <w:szCs w:val="22"/>
        </w:rPr>
        <w:lastRenderedPageBreak/>
        <w:t>Service Provider will support service levels aligned to FIS’s and its end clients’ highest applicable requirements.</w:t>
      </w:r>
    </w:p>
    <w:p w14:paraId="0B7D8E31" w14:textId="2FFD0099" w:rsidR="0010658E" w:rsidRPr="00D64E47" w:rsidRDefault="0010658E" w:rsidP="0010658E">
      <w:pPr>
        <w:numPr>
          <w:ilvl w:val="0"/>
          <w:numId w:val="5"/>
        </w:numPr>
        <w:rPr>
          <w:rFonts w:ascii="Aptos Narrow" w:hAnsi="Aptos Narrow"/>
          <w:sz w:val="22"/>
          <w:szCs w:val="22"/>
        </w:rPr>
      </w:pPr>
      <w:r w:rsidRPr="4AC74072">
        <w:rPr>
          <w:rFonts w:ascii="Aptos Narrow" w:hAnsi="Aptos Narrow"/>
          <w:sz w:val="22"/>
          <w:szCs w:val="22"/>
        </w:rPr>
        <w:t>SLAs, KPIs, and credits will be defined in the definitive SOW exhibits.</w:t>
      </w:r>
      <w:ins w:id="12" w:author="Khanna, Urvashi" w:date="2026-03-22T18:58:00Z" w16du:dateUtc="2026-03-22T13:28:00Z">
        <w:r w:rsidR="00377AD9" w:rsidRPr="4AC74072">
          <w:rPr>
            <w:rFonts w:ascii="Aptos Narrow" w:hAnsi="Aptos Narrow"/>
            <w:sz w:val="22"/>
            <w:szCs w:val="22"/>
          </w:rPr>
          <w:t xml:space="preserve"> </w:t>
        </w:r>
      </w:ins>
      <w:ins w:id="13" w:author="Khanna, Urvashi" w:date="2026-03-25T18:44:00Z" w16du:dateUtc="2026-03-25T13:14:00Z">
        <w:r w:rsidR="003213BA" w:rsidRPr="003213BA">
          <w:rPr>
            <w:rFonts w:ascii="Aptos Narrow" w:hAnsi="Aptos Narrow"/>
            <w:sz w:val="22"/>
            <w:szCs w:val="22"/>
          </w:rPr>
          <w:t xml:space="preserve">Service </w:t>
        </w:r>
        <w:r w:rsidR="003213BA">
          <w:rPr>
            <w:rFonts w:ascii="Aptos Narrow" w:hAnsi="Aptos Narrow"/>
            <w:sz w:val="22"/>
            <w:szCs w:val="22"/>
          </w:rPr>
          <w:t>c</w:t>
        </w:r>
        <w:r w:rsidR="003213BA" w:rsidRPr="003213BA">
          <w:rPr>
            <w:rFonts w:ascii="Aptos Narrow" w:hAnsi="Aptos Narrow"/>
            <w:sz w:val="22"/>
            <w:szCs w:val="22"/>
          </w:rPr>
          <w:t xml:space="preserve">redits apply only to failures </w:t>
        </w:r>
        <w:r w:rsidR="003213BA">
          <w:rPr>
            <w:rFonts w:ascii="Aptos Narrow" w:hAnsi="Aptos Narrow"/>
            <w:sz w:val="22"/>
            <w:szCs w:val="22"/>
          </w:rPr>
          <w:t>for</w:t>
        </w:r>
        <w:r w:rsidR="003213BA" w:rsidRPr="003213BA">
          <w:rPr>
            <w:rFonts w:ascii="Aptos Narrow" w:hAnsi="Aptos Narrow"/>
            <w:sz w:val="22"/>
            <w:szCs w:val="22"/>
          </w:rPr>
          <w:t xml:space="preserve"> the critical Service Levels. If the Service Provider exceeds the CSL targets for three consecutive months, it may recoup any service credits that were paid or remain payable for the period before that three-month window</w:t>
        </w:r>
      </w:ins>
      <w:ins w:id="14" w:author="Khanna, Urvashi" w:date="2026-03-25T18:45:00Z" w16du:dateUtc="2026-03-25T13:15:00Z">
        <w:r w:rsidR="003213BA">
          <w:rPr>
            <w:rFonts w:ascii="Aptos Narrow" w:hAnsi="Aptos Narrow"/>
            <w:sz w:val="22"/>
            <w:szCs w:val="22"/>
          </w:rPr>
          <w:t>.</w:t>
        </w:r>
      </w:ins>
    </w:p>
    <w:p w14:paraId="6AC4A432" w14:textId="1604ED3D" w:rsidR="0010658E" w:rsidRPr="00D64E47" w:rsidRDefault="0010658E" w:rsidP="0010658E">
      <w:pPr>
        <w:numPr>
          <w:ilvl w:val="0"/>
          <w:numId w:val="5"/>
        </w:numPr>
        <w:rPr>
          <w:rFonts w:ascii="Aptos Narrow" w:hAnsi="Aptos Narrow"/>
          <w:sz w:val="22"/>
          <w:szCs w:val="22"/>
        </w:rPr>
      </w:pPr>
      <w:r w:rsidRPr="00D64E47">
        <w:rPr>
          <w:rFonts w:ascii="Aptos Narrow" w:hAnsi="Aptos Narrow"/>
          <w:sz w:val="22"/>
          <w:szCs w:val="22"/>
        </w:rPr>
        <w:t xml:space="preserve">Persistent SLA failure constitutes grounds for: </w:t>
      </w:r>
    </w:p>
    <w:p w14:paraId="14DC0D6D" w14:textId="4B286222" w:rsidR="0010658E" w:rsidRPr="00D64E47" w:rsidRDefault="0010658E" w:rsidP="0010658E">
      <w:pPr>
        <w:numPr>
          <w:ilvl w:val="1"/>
          <w:numId w:val="5"/>
        </w:numPr>
        <w:rPr>
          <w:rFonts w:ascii="Aptos Narrow" w:hAnsi="Aptos Narrow"/>
          <w:sz w:val="22"/>
          <w:szCs w:val="22"/>
        </w:rPr>
      </w:pPr>
      <w:commentRangeStart w:id="15"/>
      <w:del w:id="16" w:author="Genpact" w:date="2026-03-27T07:51:00Z" w16du:dateUtc="2026-03-27T11:51:00Z">
        <w:r w:rsidRPr="00D64E47" w:rsidDel="00E454A4">
          <w:rPr>
            <w:rFonts w:ascii="Aptos Narrow" w:hAnsi="Aptos Narrow"/>
            <w:sz w:val="22"/>
            <w:szCs w:val="22"/>
          </w:rPr>
          <w:delText>Step</w:delText>
        </w:r>
        <w:r w:rsidRPr="00D64E47" w:rsidDel="00E454A4">
          <w:rPr>
            <w:rFonts w:ascii="Aptos Narrow" w:hAnsi="Aptos Narrow"/>
            <w:sz w:val="22"/>
            <w:szCs w:val="22"/>
          </w:rPr>
          <w:noBreakHyphen/>
          <w:delText>in rights</w:delText>
        </w:r>
      </w:del>
      <w:commentRangeEnd w:id="15"/>
      <w:r w:rsidR="002860EB" w:rsidRPr="00D64E47">
        <w:rPr>
          <w:rStyle w:val="CommentReference"/>
          <w:rFonts w:ascii="Aptos Narrow" w:hAnsi="Aptos Narrow"/>
          <w:sz w:val="22"/>
          <w:szCs w:val="22"/>
        </w:rPr>
        <w:commentReference w:id="15"/>
      </w:r>
    </w:p>
    <w:p w14:paraId="58FBBA6E" w14:textId="77777777" w:rsidR="0010658E" w:rsidRPr="00D64E47" w:rsidRDefault="0010658E" w:rsidP="0010658E">
      <w:pPr>
        <w:numPr>
          <w:ilvl w:val="1"/>
          <w:numId w:val="5"/>
        </w:numPr>
        <w:rPr>
          <w:rFonts w:ascii="Aptos Narrow" w:hAnsi="Aptos Narrow"/>
          <w:sz w:val="22"/>
          <w:szCs w:val="22"/>
        </w:rPr>
      </w:pPr>
      <w:r w:rsidRPr="00D64E47">
        <w:rPr>
          <w:rFonts w:ascii="Aptos Narrow" w:hAnsi="Aptos Narrow"/>
          <w:sz w:val="22"/>
          <w:szCs w:val="22"/>
        </w:rPr>
        <w:t>Volume reallocation</w:t>
      </w:r>
    </w:p>
    <w:p w14:paraId="4C2BF1C4" w14:textId="77777777" w:rsidR="0010658E" w:rsidRDefault="0010658E" w:rsidP="0010658E">
      <w:pPr>
        <w:numPr>
          <w:ilvl w:val="1"/>
          <w:numId w:val="5"/>
        </w:numPr>
        <w:rPr>
          <w:ins w:id="17" w:author="Genpact" w:date="2026-03-20T15:47:00Z" w16du:dateUtc="2026-03-20T19:47:00Z"/>
          <w:rFonts w:ascii="Aptos Narrow" w:hAnsi="Aptos Narrow"/>
          <w:sz w:val="22"/>
          <w:szCs w:val="22"/>
        </w:rPr>
      </w:pPr>
      <w:r w:rsidRPr="00D64E47">
        <w:rPr>
          <w:rFonts w:ascii="Aptos Narrow" w:hAnsi="Aptos Narrow"/>
          <w:sz w:val="22"/>
          <w:szCs w:val="22"/>
        </w:rPr>
        <w:t>Partial or full termination for cause</w:t>
      </w:r>
    </w:p>
    <w:p w14:paraId="566F35F8" w14:textId="078542F3" w:rsidR="00141EC9" w:rsidRPr="00D64E47" w:rsidRDefault="004C4E25" w:rsidP="00CE6075">
      <w:pPr>
        <w:ind w:left="1440"/>
        <w:rPr>
          <w:rFonts w:ascii="Aptos Narrow" w:hAnsi="Aptos Narrow"/>
          <w:sz w:val="22"/>
          <w:szCs w:val="22"/>
        </w:rPr>
      </w:pPr>
      <w:ins w:id="18" w:author="Genpact" w:date="2026-03-20T15:47:00Z" w16du:dateUtc="2026-03-20T19:47:00Z">
        <w:r>
          <w:rPr>
            <w:rFonts w:ascii="Aptos Narrow" w:hAnsi="Aptos Narrow"/>
            <w:sz w:val="22"/>
            <w:szCs w:val="22"/>
          </w:rPr>
          <w:t xml:space="preserve">Each </w:t>
        </w:r>
      </w:ins>
      <w:ins w:id="19" w:author="Genpact" w:date="2026-03-20T15:48:00Z" w16du:dateUtc="2026-03-20T19:48:00Z">
        <w:r>
          <w:rPr>
            <w:rFonts w:ascii="Aptos Narrow" w:hAnsi="Aptos Narrow"/>
            <w:sz w:val="22"/>
            <w:szCs w:val="22"/>
          </w:rPr>
          <w:t xml:space="preserve">(Volume reallocation and Partial or full termination </w:t>
        </w:r>
        <w:r w:rsidR="00ED1B1A">
          <w:rPr>
            <w:rFonts w:ascii="Aptos Narrow" w:hAnsi="Aptos Narrow"/>
            <w:sz w:val="22"/>
            <w:szCs w:val="22"/>
          </w:rPr>
          <w:t xml:space="preserve">for cause) </w:t>
        </w:r>
      </w:ins>
      <w:ins w:id="20" w:author="Genpact" w:date="2026-03-20T15:47:00Z" w16du:dateUtc="2026-03-20T19:47:00Z">
        <w:r>
          <w:rPr>
            <w:rFonts w:ascii="Aptos Narrow" w:hAnsi="Aptos Narrow"/>
            <w:sz w:val="22"/>
            <w:szCs w:val="22"/>
          </w:rPr>
          <w:t xml:space="preserve">as applicable and identified in the </w:t>
        </w:r>
      </w:ins>
      <w:ins w:id="21" w:author="Genpact" w:date="2026-03-20T15:48:00Z" w16du:dateUtc="2026-03-20T19:48:00Z">
        <w:r>
          <w:rPr>
            <w:rFonts w:ascii="Aptos Narrow" w:hAnsi="Aptos Narrow"/>
            <w:sz w:val="22"/>
            <w:szCs w:val="22"/>
          </w:rPr>
          <w:t>root cause analysis</w:t>
        </w:r>
        <w:r w:rsidR="00ED1B1A">
          <w:rPr>
            <w:rFonts w:ascii="Aptos Narrow" w:hAnsi="Aptos Narrow"/>
            <w:sz w:val="22"/>
            <w:szCs w:val="22"/>
          </w:rPr>
          <w:t>.</w:t>
        </w:r>
      </w:ins>
      <w:ins w:id="22" w:author="Genpact" w:date="2026-03-26T21:50:00Z" w16du:dateUtc="2026-03-27T01:50:00Z">
        <w:r w:rsidR="00AA0E2F">
          <w:rPr>
            <w:rFonts w:ascii="Aptos Narrow" w:hAnsi="Aptos Narrow"/>
            <w:sz w:val="22"/>
            <w:szCs w:val="22"/>
          </w:rPr>
          <w:t xml:space="preserve"> </w:t>
        </w:r>
      </w:ins>
      <w:ins w:id="23" w:author="Khanna, Urvashi" w:date="2026-03-26T17:05:00Z" w16du:dateUtc="2026-03-26T11:35:00Z">
        <w:r w:rsidR="00141EC9">
          <w:rPr>
            <w:rFonts w:ascii="Aptos Narrow" w:hAnsi="Aptos Narrow"/>
            <w:sz w:val="22"/>
            <w:szCs w:val="22"/>
          </w:rPr>
          <w:t>Persis</w:t>
        </w:r>
      </w:ins>
      <w:ins w:id="24" w:author="Khanna, Urvashi" w:date="2026-03-26T17:06:00Z" w16du:dateUtc="2026-03-26T11:36:00Z">
        <w:r w:rsidR="00141EC9">
          <w:rPr>
            <w:rFonts w:ascii="Aptos Narrow" w:hAnsi="Aptos Narrow"/>
            <w:sz w:val="22"/>
            <w:szCs w:val="22"/>
          </w:rPr>
          <w:t>tent Service Level failure</w:t>
        </w:r>
      </w:ins>
      <w:ins w:id="25" w:author="Khanna, Urvashi" w:date="2026-03-26T17:07:00Z" w16du:dateUtc="2026-03-26T11:37:00Z">
        <w:r w:rsidR="0084139A">
          <w:rPr>
            <w:rFonts w:ascii="Aptos Narrow" w:hAnsi="Aptos Narrow"/>
            <w:sz w:val="22"/>
            <w:szCs w:val="22"/>
          </w:rPr>
          <w:t xml:space="preserve"> means the</w:t>
        </w:r>
      </w:ins>
      <w:ins w:id="26" w:author="Khanna, Urvashi" w:date="2026-03-26T17:06:00Z" w16du:dateUtc="2026-03-26T11:36:00Z">
        <w:r w:rsidR="00141EC9">
          <w:rPr>
            <w:rFonts w:ascii="Aptos Narrow" w:hAnsi="Aptos Narrow"/>
            <w:sz w:val="22"/>
            <w:szCs w:val="22"/>
          </w:rPr>
          <w:t xml:space="preserve"> service level failure</w:t>
        </w:r>
      </w:ins>
      <w:ins w:id="27" w:author="Khanna, Urvashi" w:date="2026-03-26T17:07:00Z" w16du:dateUtc="2026-03-26T11:37:00Z">
        <w:r w:rsidR="008F5654">
          <w:rPr>
            <w:rFonts w:ascii="Aptos Narrow" w:hAnsi="Aptos Narrow"/>
            <w:sz w:val="22"/>
            <w:szCs w:val="22"/>
          </w:rPr>
          <w:t>,</w:t>
        </w:r>
      </w:ins>
      <w:ins w:id="28" w:author="Khanna, Urvashi" w:date="2026-03-26T17:06:00Z" w16du:dateUtc="2026-03-26T11:36:00Z">
        <w:r w:rsidR="00141EC9">
          <w:rPr>
            <w:rFonts w:ascii="Aptos Narrow" w:hAnsi="Aptos Narrow"/>
            <w:sz w:val="22"/>
            <w:szCs w:val="22"/>
          </w:rPr>
          <w:t xml:space="preserve"> </w:t>
        </w:r>
      </w:ins>
      <w:ins w:id="29" w:author="Khanna, Urvashi" w:date="2026-03-26T17:07:00Z" w16du:dateUtc="2026-03-26T11:37:00Z">
        <w:r w:rsidR="008F5654">
          <w:rPr>
            <w:rFonts w:ascii="Aptos Narrow" w:hAnsi="Aptos Narrow"/>
            <w:sz w:val="22"/>
            <w:szCs w:val="22"/>
          </w:rPr>
          <w:t xml:space="preserve">solely attributable to </w:t>
        </w:r>
        <w:r w:rsidR="008F5654" w:rsidRPr="00D64E47">
          <w:rPr>
            <w:rFonts w:ascii="Aptos Narrow" w:hAnsi="Aptos Narrow"/>
            <w:sz w:val="22"/>
            <w:szCs w:val="22"/>
          </w:rPr>
          <w:t>Service Provider</w:t>
        </w:r>
        <w:r w:rsidR="008F5654">
          <w:rPr>
            <w:rFonts w:ascii="Aptos Narrow" w:hAnsi="Aptos Narrow"/>
            <w:sz w:val="22"/>
            <w:szCs w:val="22"/>
          </w:rPr>
          <w:t xml:space="preserve">, </w:t>
        </w:r>
      </w:ins>
      <w:ins w:id="30" w:author="Khanna, Urvashi" w:date="2026-03-26T17:06:00Z" w16du:dateUtc="2026-03-26T11:36:00Z">
        <w:r w:rsidR="00141EC9">
          <w:rPr>
            <w:rFonts w:ascii="Aptos Narrow" w:hAnsi="Aptos Narrow"/>
            <w:sz w:val="22"/>
            <w:szCs w:val="22"/>
          </w:rPr>
          <w:t>of</w:t>
        </w:r>
        <w:r w:rsidR="00956D83">
          <w:rPr>
            <w:rFonts w:ascii="Aptos Narrow" w:hAnsi="Aptos Narrow"/>
            <w:sz w:val="22"/>
            <w:szCs w:val="22"/>
          </w:rPr>
          <w:t xml:space="preserve"> same CSL for a consecutive period of no less than 3 months</w:t>
        </w:r>
      </w:ins>
      <w:ins w:id="31" w:author="Khanna, Urvashi" w:date="2026-03-26T17:07:00Z" w16du:dateUtc="2026-03-26T11:37:00Z">
        <w:r w:rsidR="00956D83">
          <w:rPr>
            <w:rFonts w:ascii="Aptos Narrow" w:hAnsi="Aptos Narrow"/>
            <w:sz w:val="22"/>
            <w:szCs w:val="22"/>
          </w:rPr>
          <w:t>.</w:t>
        </w:r>
      </w:ins>
    </w:p>
    <w:p w14:paraId="4BF7E94A" w14:textId="214192AC" w:rsidR="0010658E" w:rsidRPr="00D64E47" w:rsidRDefault="0010658E" w:rsidP="0010658E">
      <w:pPr>
        <w:rPr>
          <w:rFonts w:ascii="Aptos Narrow" w:hAnsi="Aptos Narrow"/>
          <w:sz w:val="22"/>
          <w:szCs w:val="22"/>
        </w:rPr>
      </w:pPr>
      <w:r w:rsidRPr="00D64E47">
        <w:rPr>
          <w:rFonts w:ascii="Aptos Narrow" w:hAnsi="Aptos Narrow"/>
          <w:sz w:val="22"/>
          <w:szCs w:val="22"/>
        </w:rPr>
        <w:t>Service Provider commits to continuous performance improvement, including measurable productivity gains over the contract term.</w:t>
      </w:r>
    </w:p>
    <w:p w14:paraId="00BD9593" w14:textId="6F44B177" w:rsidR="0010658E" w:rsidRPr="00D64E47" w:rsidRDefault="0010658E" w:rsidP="005506C3">
      <w:pPr>
        <w:pStyle w:val="ListParagraph"/>
        <w:numPr>
          <w:ilvl w:val="0"/>
          <w:numId w:val="17"/>
        </w:numPr>
        <w:rPr>
          <w:rFonts w:ascii="Aptos Narrow" w:hAnsi="Aptos Narrow"/>
          <w:b/>
          <w:bCs/>
          <w:sz w:val="22"/>
          <w:szCs w:val="22"/>
        </w:rPr>
      </w:pPr>
      <w:r w:rsidRPr="00D64E47">
        <w:rPr>
          <w:rFonts w:ascii="Aptos Narrow" w:hAnsi="Aptos Narrow"/>
          <w:b/>
          <w:bCs/>
          <w:sz w:val="22"/>
          <w:szCs w:val="22"/>
        </w:rPr>
        <w:t>Pricing Principles (RFP Position)</w:t>
      </w:r>
    </w:p>
    <w:p w14:paraId="041FEC24" w14:textId="7B862539" w:rsidR="0010658E" w:rsidRPr="00D64E47" w:rsidRDefault="008A66B4" w:rsidP="00EC3F5F">
      <w:pPr>
        <w:numPr>
          <w:ilvl w:val="0"/>
          <w:numId w:val="6"/>
        </w:numPr>
        <w:rPr>
          <w:rFonts w:ascii="Aptos Narrow" w:hAnsi="Aptos Narrow"/>
          <w:sz w:val="22"/>
          <w:szCs w:val="22"/>
        </w:rPr>
      </w:pPr>
      <w:r w:rsidRPr="00D64E47">
        <w:rPr>
          <w:rFonts w:ascii="Aptos Narrow" w:hAnsi="Aptos Narrow"/>
          <w:sz w:val="22"/>
          <w:szCs w:val="22"/>
        </w:rPr>
        <w:t>Pricing to be submitted as part of the RFP response, in accordance with the requirements set out in</w:t>
      </w:r>
      <w:r w:rsidR="000E1937" w:rsidRPr="00D64E47">
        <w:rPr>
          <w:rFonts w:ascii="Aptos Narrow" w:hAnsi="Aptos Narrow"/>
          <w:sz w:val="22"/>
          <w:szCs w:val="22"/>
        </w:rPr>
        <w:t xml:space="preserve"> section </w:t>
      </w:r>
      <w:r w:rsidR="00086FE6">
        <w:rPr>
          <w:rFonts w:ascii="Aptos Narrow" w:hAnsi="Aptos Narrow"/>
          <w:sz w:val="22"/>
          <w:szCs w:val="22"/>
        </w:rPr>
        <w:t>‘</w:t>
      </w:r>
      <w:r w:rsidR="003D71EF" w:rsidRPr="003D71EF">
        <w:rPr>
          <w:rFonts w:ascii="Aptos Narrow" w:hAnsi="Aptos Narrow"/>
          <w:sz w:val="22"/>
          <w:szCs w:val="22"/>
        </w:rPr>
        <w:t>3.</w:t>
      </w:r>
      <w:r w:rsidR="009B5B4D">
        <w:rPr>
          <w:rFonts w:ascii="Aptos Narrow" w:hAnsi="Aptos Narrow"/>
          <w:sz w:val="22"/>
          <w:szCs w:val="22"/>
        </w:rPr>
        <w:t>2.</w:t>
      </w:r>
      <w:r w:rsidR="003D71EF" w:rsidRPr="003D71EF">
        <w:rPr>
          <w:rFonts w:ascii="Aptos Narrow" w:hAnsi="Aptos Narrow"/>
          <w:sz w:val="22"/>
          <w:szCs w:val="22"/>
        </w:rPr>
        <w:t xml:space="preserve"> Commercial Offer to Include</w:t>
      </w:r>
      <w:r w:rsidR="009B5B4D">
        <w:rPr>
          <w:rFonts w:ascii="Aptos Narrow" w:hAnsi="Aptos Narrow"/>
          <w:sz w:val="22"/>
          <w:szCs w:val="22"/>
        </w:rPr>
        <w:t>’</w:t>
      </w:r>
      <w:r w:rsidR="003D71EF">
        <w:rPr>
          <w:rFonts w:ascii="Aptos Narrow" w:hAnsi="Aptos Narrow"/>
          <w:sz w:val="22"/>
          <w:szCs w:val="22"/>
        </w:rPr>
        <w:t xml:space="preserve"> </w:t>
      </w:r>
      <w:r w:rsidR="000E1937" w:rsidRPr="00D64E47">
        <w:rPr>
          <w:rFonts w:ascii="Aptos Narrow" w:hAnsi="Aptos Narrow"/>
          <w:sz w:val="22"/>
          <w:szCs w:val="22"/>
        </w:rPr>
        <w:t>of</w:t>
      </w:r>
      <w:r w:rsidRPr="00D64E47">
        <w:rPr>
          <w:rFonts w:ascii="Aptos Narrow" w:hAnsi="Aptos Narrow"/>
          <w:sz w:val="22"/>
          <w:szCs w:val="22"/>
        </w:rPr>
        <w:t xml:space="preserve"> the RFP</w:t>
      </w:r>
      <w:r w:rsidR="00A62DCB" w:rsidRPr="00D64E47">
        <w:rPr>
          <w:rFonts w:ascii="Aptos Narrow" w:hAnsi="Aptos Narrow"/>
          <w:sz w:val="22"/>
          <w:szCs w:val="22"/>
        </w:rPr>
        <w:t xml:space="preserve"> </w:t>
      </w:r>
      <w:r w:rsidR="00631A91" w:rsidRPr="00D64E47">
        <w:rPr>
          <w:rFonts w:ascii="Aptos Narrow" w:hAnsi="Aptos Narrow"/>
          <w:sz w:val="22"/>
          <w:szCs w:val="22"/>
        </w:rPr>
        <w:t>statement document.</w:t>
      </w:r>
    </w:p>
    <w:p w14:paraId="636C187D" w14:textId="225992B1" w:rsidR="00CE71F9" w:rsidRPr="00D64E47" w:rsidRDefault="00CE71F9" w:rsidP="00EC3F5F">
      <w:pPr>
        <w:numPr>
          <w:ilvl w:val="0"/>
          <w:numId w:val="6"/>
        </w:numPr>
        <w:rPr>
          <w:rFonts w:ascii="Aptos Narrow" w:hAnsi="Aptos Narrow"/>
          <w:sz w:val="22"/>
          <w:szCs w:val="22"/>
        </w:rPr>
      </w:pPr>
      <w:commentRangeStart w:id="32"/>
      <w:r w:rsidRPr="00D64E47">
        <w:rPr>
          <w:rFonts w:ascii="Aptos Narrow" w:hAnsi="Aptos Narrow"/>
          <w:sz w:val="22"/>
          <w:szCs w:val="22"/>
        </w:rPr>
        <w:t xml:space="preserve">All COLA </w:t>
      </w:r>
      <w:commentRangeEnd w:id="32"/>
      <w:r w:rsidR="00E24DE2" w:rsidRPr="00D64E47">
        <w:rPr>
          <w:rStyle w:val="CommentReference"/>
          <w:rFonts w:ascii="Aptos Narrow" w:hAnsi="Aptos Narrow"/>
          <w:sz w:val="22"/>
          <w:szCs w:val="22"/>
        </w:rPr>
        <w:commentReference w:id="32"/>
      </w:r>
      <w:r w:rsidRPr="00D64E47">
        <w:rPr>
          <w:rFonts w:ascii="Aptos Narrow" w:hAnsi="Aptos Narrow"/>
          <w:sz w:val="22"/>
          <w:szCs w:val="22"/>
        </w:rPr>
        <w:t>and inflationary impacts must be fully baked into the proposed rates for the seven (</w:t>
      </w:r>
      <w:r w:rsidR="009D7E56" w:rsidRPr="00D64E47">
        <w:rPr>
          <w:rFonts w:ascii="Aptos Narrow" w:hAnsi="Aptos Narrow"/>
          <w:sz w:val="22"/>
          <w:szCs w:val="22"/>
        </w:rPr>
        <w:t>7)</w:t>
      </w:r>
      <w:r w:rsidR="009D7E56" w:rsidRPr="00D64E47">
        <w:rPr>
          <w:rFonts w:ascii="Aptos Narrow" w:hAnsi="Aptos Narrow" w:cs="Cambria Math"/>
          <w:sz w:val="22"/>
          <w:szCs w:val="22"/>
        </w:rPr>
        <w:t xml:space="preserve"> </w:t>
      </w:r>
      <w:r w:rsidRPr="00D64E47">
        <w:rPr>
          <w:rFonts w:ascii="Aptos Narrow" w:hAnsi="Aptos Narrow"/>
          <w:sz w:val="22"/>
          <w:szCs w:val="22"/>
        </w:rPr>
        <w:t>year committed pricing term. No annual price uplifts shall apply.</w:t>
      </w:r>
    </w:p>
    <w:p w14:paraId="7B73CA34" w14:textId="43A5A762" w:rsidR="0010658E" w:rsidRPr="00D64E47" w:rsidRDefault="0010658E" w:rsidP="0010658E">
      <w:pPr>
        <w:numPr>
          <w:ilvl w:val="0"/>
          <w:numId w:val="6"/>
        </w:numPr>
        <w:rPr>
          <w:rFonts w:ascii="Aptos Narrow" w:hAnsi="Aptos Narrow"/>
          <w:sz w:val="22"/>
          <w:szCs w:val="22"/>
        </w:rPr>
      </w:pPr>
      <w:r w:rsidRPr="00D64E47">
        <w:rPr>
          <w:rFonts w:ascii="Aptos Narrow" w:hAnsi="Aptos Narrow"/>
          <w:sz w:val="22"/>
          <w:szCs w:val="22"/>
        </w:rPr>
        <w:t xml:space="preserve">Benchmarking rights apply </w:t>
      </w:r>
      <w:r w:rsidRPr="00591521">
        <w:rPr>
          <w:rFonts w:ascii="Aptos Narrow" w:hAnsi="Aptos Narrow"/>
          <w:sz w:val="22"/>
          <w:szCs w:val="22"/>
        </w:rPr>
        <w:t xml:space="preserve">annually </w:t>
      </w:r>
      <w:ins w:id="33" w:author="Khanna, Urvashi" w:date="2026-03-26T17:13:00Z" w16du:dateUtc="2026-03-26T11:43:00Z">
        <w:r w:rsidR="00A205D6">
          <w:rPr>
            <w:rFonts w:ascii="Aptos Narrow" w:hAnsi="Aptos Narrow"/>
            <w:sz w:val="22"/>
            <w:szCs w:val="22"/>
          </w:rPr>
          <w:t xml:space="preserve">after first 18 months of the </w:t>
        </w:r>
      </w:ins>
      <w:ins w:id="34" w:author="Khanna, Urvashi" w:date="2026-03-26T17:23:00Z" w16du:dateUtc="2026-03-26T11:53:00Z">
        <w:r w:rsidR="00F06A95">
          <w:rPr>
            <w:rFonts w:ascii="Aptos Narrow" w:hAnsi="Aptos Narrow"/>
            <w:sz w:val="22"/>
            <w:szCs w:val="22"/>
          </w:rPr>
          <w:t>go-live</w:t>
        </w:r>
      </w:ins>
      <w:ins w:id="35" w:author="Khanna, Urvashi" w:date="2026-03-26T17:13:00Z" w16du:dateUtc="2026-03-26T11:43:00Z">
        <w:r w:rsidR="00A83982">
          <w:rPr>
            <w:rFonts w:ascii="Aptos Narrow" w:hAnsi="Aptos Narrow"/>
            <w:sz w:val="22"/>
            <w:szCs w:val="22"/>
          </w:rPr>
          <w:t xml:space="preserve"> date </w:t>
        </w:r>
      </w:ins>
      <w:r w:rsidRPr="00591521">
        <w:rPr>
          <w:rFonts w:ascii="Aptos Narrow" w:hAnsi="Aptos Narrow"/>
          <w:sz w:val="22"/>
          <w:szCs w:val="22"/>
        </w:rPr>
        <w:t xml:space="preserve">to ensure </w:t>
      </w:r>
      <w:del w:id="36" w:author="Khanna, Urvashi" w:date="2026-03-26T13:42:00Z" w16du:dateUtc="2026-03-26T08:12:00Z">
        <w:r w:rsidRPr="00591521" w:rsidDel="00937103">
          <w:rPr>
            <w:rFonts w:ascii="Aptos Narrow" w:hAnsi="Aptos Narrow"/>
            <w:sz w:val="22"/>
            <w:szCs w:val="22"/>
          </w:rPr>
          <w:delText>top</w:delText>
        </w:r>
        <w:r w:rsidRPr="00591521" w:rsidDel="00937103">
          <w:rPr>
            <w:rFonts w:ascii="Aptos Narrow" w:hAnsi="Aptos Narrow"/>
            <w:sz w:val="22"/>
            <w:szCs w:val="22"/>
          </w:rPr>
          <w:noBreakHyphen/>
          <w:delText>quartile</w:delText>
        </w:r>
      </w:del>
      <w:ins w:id="37" w:author="Khanna, Urvashi" w:date="2026-03-26T13:42:00Z" w16du:dateUtc="2026-03-26T08:12:00Z">
        <w:r w:rsidR="00937103">
          <w:rPr>
            <w:rFonts w:ascii="Aptos Narrow" w:hAnsi="Aptos Narrow"/>
            <w:sz w:val="22"/>
            <w:szCs w:val="22"/>
          </w:rPr>
          <w:t>medi</w:t>
        </w:r>
      </w:ins>
      <w:ins w:id="38" w:author="Khanna, Urvashi" w:date="2026-03-26T14:03:00Z" w16du:dateUtc="2026-03-26T08:33:00Z">
        <w:r w:rsidR="00445F2A">
          <w:rPr>
            <w:rFonts w:ascii="Aptos Narrow" w:hAnsi="Aptos Narrow"/>
            <w:sz w:val="22"/>
            <w:szCs w:val="22"/>
          </w:rPr>
          <w:t>a</w:t>
        </w:r>
        <w:r w:rsidR="00D47539">
          <w:rPr>
            <w:rFonts w:ascii="Aptos Narrow" w:hAnsi="Aptos Narrow"/>
            <w:sz w:val="22"/>
            <w:szCs w:val="22"/>
          </w:rPr>
          <w:t>n</w:t>
        </w:r>
      </w:ins>
      <w:r w:rsidRPr="00591521">
        <w:rPr>
          <w:rFonts w:ascii="Aptos Narrow" w:hAnsi="Aptos Narrow"/>
          <w:sz w:val="22"/>
          <w:szCs w:val="22"/>
        </w:rPr>
        <w:t xml:space="preserve"> market competitiveness</w:t>
      </w:r>
      <w:r w:rsidRPr="00D64E47">
        <w:rPr>
          <w:rFonts w:ascii="Aptos Narrow" w:hAnsi="Aptos Narrow"/>
          <w:sz w:val="22"/>
          <w:szCs w:val="22"/>
        </w:rPr>
        <w:t>.</w:t>
      </w:r>
    </w:p>
    <w:p w14:paraId="2421217B" w14:textId="36EC1B4C" w:rsidR="0010658E" w:rsidRPr="00D64E47" w:rsidRDefault="0010658E" w:rsidP="005506C3">
      <w:pPr>
        <w:pStyle w:val="ListParagraph"/>
        <w:numPr>
          <w:ilvl w:val="0"/>
          <w:numId w:val="17"/>
        </w:numPr>
        <w:rPr>
          <w:rFonts w:ascii="Aptos Narrow" w:hAnsi="Aptos Narrow"/>
          <w:b/>
          <w:bCs/>
          <w:sz w:val="22"/>
          <w:szCs w:val="22"/>
        </w:rPr>
      </w:pPr>
      <w:r w:rsidRPr="00D64E47">
        <w:rPr>
          <w:rFonts w:ascii="Aptos Narrow" w:hAnsi="Aptos Narrow"/>
          <w:b/>
          <w:bCs/>
          <w:sz w:val="22"/>
          <w:szCs w:val="22"/>
        </w:rPr>
        <w:t>Commercial Value Commitments</w:t>
      </w:r>
    </w:p>
    <w:p w14:paraId="260E3770" w14:textId="28085A25" w:rsidR="0010658E" w:rsidRPr="00D64E47" w:rsidRDefault="0010658E" w:rsidP="0010658E">
      <w:pPr>
        <w:rPr>
          <w:rFonts w:ascii="Aptos Narrow" w:hAnsi="Aptos Narrow"/>
          <w:sz w:val="22"/>
          <w:szCs w:val="22"/>
        </w:rPr>
      </w:pPr>
      <w:r w:rsidRPr="00D64E47">
        <w:rPr>
          <w:rFonts w:ascii="Aptos Narrow" w:hAnsi="Aptos Narrow"/>
          <w:sz w:val="22"/>
          <w:szCs w:val="22"/>
        </w:rPr>
        <w:t>Service Provider is expected to commit to the following value levers:</w:t>
      </w:r>
    </w:p>
    <w:p w14:paraId="0A718FAB" w14:textId="3C6A6042" w:rsidR="0010658E" w:rsidRPr="00D64E47" w:rsidRDefault="0010658E" w:rsidP="0010658E">
      <w:pPr>
        <w:rPr>
          <w:rFonts w:ascii="Aptos Narrow" w:hAnsi="Aptos Narrow"/>
          <w:b/>
          <w:bCs/>
          <w:sz w:val="22"/>
          <w:szCs w:val="22"/>
        </w:rPr>
      </w:pPr>
      <w:r w:rsidRPr="00D64E47">
        <w:rPr>
          <w:rFonts w:ascii="Aptos Narrow" w:hAnsi="Aptos Narrow"/>
          <w:b/>
          <w:bCs/>
          <w:sz w:val="22"/>
          <w:szCs w:val="22"/>
        </w:rPr>
        <w:t>6.1 Rebates / Gainshare</w:t>
      </w:r>
    </w:p>
    <w:p w14:paraId="41A14DA4" w14:textId="571CF233" w:rsidR="0010658E" w:rsidRPr="00D64E47" w:rsidRDefault="0010658E" w:rsidP="0010658E">
      <w:pPr>
        <w:numPr>
          <w:ilvl w:val="0"/>
          <w:numId w:val="7"/>
        </w:numPr>
        <w:rPr>
          <w:rFonts w:ascii="Aptos Narrow" w:hAnsi="Aptos Narrow"/>
          <w:sz w:val="22"/>
          <w:szCs w:val="22"/>
        </w:rPr>
      </w:pPr>
      <w:r w:rsidRPr="00D64E47">
        <w:rPr>
          <w:rFonts w:ascii="Aptos Narrow" w:hAnsi="Aptos Narrow"/>
          <w:sz w:val="22"/>
          <w:szCs w:val="22"/>
        </w:rPr>
        <w:t xml:space="preserve">Rebates linked to: </w:t>
      </w:r>
    </w:p>
    <w:p w14:paraId="642C6118" w14:textId="77777777" w:rsidR="0010658E" w:rsidRPr="00D64E47" w:rsidRDefault="0010658E" w:rsidP="0010658E">
      <w:pPr>
        <w:numPr>
          <w:ilvl w:val="1"/>
          <w:numId w:val="7"/>
        </w:numPr>
        <w:rPr>
          <w:rFonts w:ascii="Aptos Narrow" w:hAnsi="Aptos Narrow"/>
          <w:sz w:val="22"/>
          <w:szCs w:val="22"/>
        </w:rPr>
      </w:pPr>
      <w:r w:rsidRPr="00D64E47">
        <w:rPr>
          <w:rFonts w:ascii="Aptos Narrow" w:hAnsi="Aptos Narrow"/>
          <w:sz w:val="22"/>
          <w:szCs w:val="22"/>
        </w:rPr>
        <w:t>Revenue scale</w:t>
      </w:r>
    </w:p>
    <w:p w14:paraId="1595D1BA" w14:textId="77777777" w:rsidR="0010658E" w:rsidRPr="00D64E47" w:rsidRDefault="0010658E" w:rsidP="0010658E">
      <w:pPr>
        <w:numPr>
          <w:ilvl w:val="1"/>
          <w:numId w:val="7"/>
        </w:numPr>
        <w:rPr>
          <w:rFonts w:ascii="Aptos Narrow" w:hAnsi="Aptos Narrow"/>
          <w:sz w:val="22"/>
          <w:szCs w:val="22"/>
        </w:rPr>
      </w:pPr>
      <w:r w:rsidRPr="00D64E47">
        <w:rPr>
          <w:rFonts w:ascii="Aptos Narrow" w:hAnsi="Aptos Narrow"/>
          <w:sz w:val="22"/>
          <w:szCs w:val="22"/>
        </w:rPr>
        <w:t>Productivity improvements</w:t>
      </w:r>
    </w:p>
    <w:p w14:paraId="2F9B97A6" w14:textId="77777777" w:rsidR="0010658E" w:rsidRPr="00D64E47" w:rsidRDefault="0010658E" w:rsidP="0010658E">
      <w:pPr>
        <w:numPr>
          <w:ilvl w:val="1"/>
          <w:numId w:val="7"/>
        </w:numPr>
        <w:rPr>
          <w:rFonts w:ascii="Aptos Narrow" w:hAnsi="Aptos Narrow"/>
          <w:sz w:val="22"/>
          <w:szCs w:val="22"/>
        </w:rPr>
      </w:pPr>
      <w:r w:rsidRPr="00D64E47">
        <w:rPr>
          <w:rFonts w:ascii="Aptos Narrow" w:hAnsi="Aptos Narrow"/>
          <w:sz w:val="22"/>
          <w:szCs w:val="22"/>
        </w:rPr>
        <w:t>Digital enablement</w:t>
      </w:r>
    </w:p>
    <w:p w14:paraId="7F15954A" w14:textId="25C3B5BD" w:rsidR="0010658E" w:rsidRPr="00D64E47" w:rsidRDefault="0010658E" w:rsidP="0010658E">
      <w:pPr>
        <w:numPr>
          <w:ilvl w:val="0"/>
          <w:numId w:val="7"/>
        </w:numPr>
        <w:rPr>
          <w:rFonts w:ascii="Aptos Narrow" w:hAnsi="Aptos Narrow"/>
          <w:sz w:val="22"/>
          <w:szCs w:val="22"/>
        </w:rPr>
      </w:pPr>
      <w:commentRangeStart w:id="39"/>
      <w:r w:rsidRPr="00D64E47">
        <w:rPr>
          <w:rFonts w:ascii="Aptos Narrow" w:hAnsi="Aptos Narrow"/>
          <w:sz w:val="22"/>
          <w:szCs w:val="22"/>
        </w:rPr>
        <w:t>Gainshare mechanisms for efficiency improvements beyond agreed thresholds</w:t>
      </w:r>
      <w:commentRangeEnd w:id="39"/>
      <w:r w:rsidR="003C227A" w:rsidRPr="00D64E47">
        <w:rPr>
          <w:rStyle w:val="CommentReference"/>
          <w:rFonts w:ascii="Aptos Narrow" w:hAnsi="Aptos Narrow"/>
          <w:sz w:val="22"/>
          <w:szCs w:val="22"/>
        </w:rPr>
        <w:commentReference w:id="39"/>
      </w:r>
      <w:r w:rsidRPr="00D64E47">
        <w:rPr>
          <w:rFonts w:ascii="Aptos Narrow" w:hAnsi="Aptos Narrow"/>
          <w:sz w:val="22"/>
          <w:szCs w:val="22"/>
        </w:rPr>
        <w:t>.</w:t>
      </w:r>
    </w:p>
    <w:p w14:paraId="7A0D3DDA" w14:textId="77777777" w:rsidR="0010658E" w:rsidRPr="00D64E47" w:rsidRDefault="0010658E" w:rsidP="0010658E">
      <w:pPr>
        <w:rPr>
          <w:rFonts w:ascii="Aptos Narrow" w:hAnsi="Aptos Narrow"/>
          <w:b/>
          <w:bCs/>
          <w:sz w:val="22"/>
          <w:szCs w:val="22"/>
        </w:rPr>
      </w:pPr>
      <w:r w:rsidRPr="00D64E47">
        <w:rPr>
          <w:rFonts w:ascii="Aptos Narrow" w:hAnsi="Aptos Narrow"/>
          <w:b/>
          <w:bCs/>
          <w:sz w:val="22"/>
          <w:szCs w:val="22"/>
        </w:rPr>
        <w:t>6.2 Productivity Commitments</w:t>
      </w:r>
    </w:p>
    <w:p w14:paraId="690ACBB4" w14:textId="77777777" w:rsidR="0010658E" w:rsidRPr="00D64E47" w:rsidRDefault="0010658E" w:rsidP="0010658E">
      <w:pPr>
        <w:numPr>
          <w:ilvl w:val="0"/>
          <w:numId w:val="8"/>
        </w:numPr>
        <w:rPr>
          <w:rFonts w:ascii="Aptos Narrow" w:hAnsi="Aptos Narrow"/>
          <w:sz w:val="22"/>
          <w:szCs w:val="22"/>
        </w:rPr>
      </w:pPr>
      <w:r w:rsidRPr="00D64E47">
        <w:rPr>
          <w:rFonts w:ascii="Aptos Narrow" w:hAnsi="Aptos Narrow"/>
          <w:sz w:val="22"/>
          <w:szCs w:val="22"/>
        </w:rPr>
        <w:t>Minimum annual productivity improvements (baseline to be agreed).</w:t>
      </w:r>
    </w:p>
    <w:p w14:paraId="4C598383" w14:textId="51076CBC" w:rsidR="0010658E" w:rsidRPr="00D64E47" w:rsidRDefault="0010658E" w:rsidP="0010658E">
      <w:pPr>
        <w:numPr>
          <w:ilvl w:val="0"/>
          <w:numId w:val="8"/>
        </w:numPr>
        <w:rPr>
          <w:rFonts w:ascii="Aptos Narrow" w:hAnsi="Aptos Narrow"/>
          <w:sz w:val="22"/>
          <w:szCs w:val="22"/>
        </w:rPr>
      </w:pPr>
      <w:commentRangeStart w:id="40"/>
      <w:r w:rsidRPr="00D64E47">
        <w:rPr>
          <w:rFonts w:ascii="Aptos Narrow" w:hAnsi="Aptos Narrow"/>
          <w:sz w:val="22"/>
          <w:szCs w:val="22"/>
        </w:rPr>
        <w:t xml:space="preserve">Failure to achieve </w:t>
      </w:r>
      <w:r w:rsidRPr="002959F5">
        <w:rPr>
          <w:rFonts w:ascii="Aptos Narrow" w:hAnsi="Aptos Narrow"/>
          <w:sz w:val="22"/>
          <w:szCs w:val="22"/>
          <w:highlight w:val="yellow"/>
        </w:rPr>
        <w:t>minimum commitments may trigger service credits or fee adjustments</w:t>
      </w:r>
      <w:r w:rsidR="00AA0E2F">
        <w:rPr>
          <w:rFonts w:ascii="Aptos Narrow" w:hAnsi="Aptos Narrow"/>
          <w:sz w:val="22"/>
          <w:szCs w:val="22"/>
        </w:rPr>
        <w:t>.</w:t>
      </w:r>
      <w:ins w:id="41" w:author="Khanna, Urvashi" w:date="2026-03-26T14:08:00Z" w16du:dateUtc="2026-03-26T08:38:00Z">
        <w:r w:rsidR="005C2CC5">
          <w:rPr>
            <w:rFonts w:ascii="Aptos Narrow" w:hAnsi="Aptos Narrow"/>
            <w:sz w:val="22"/>
            <w:szCs w:val="22"/>
          </w:rPr>
          <w:t xml:space="preserve"> </w:t>
        </w:r>
      </w:ins>
      <w:commentRangeEnd w:id="40"/>
      <w:ins w:id="42" w:author="Khanna, Urvashi" w:date="2026-03-27T02:28:00Z" w16du:dateUtc="2026-03-26T20:58:00Z">
        <w:r w:rsidR="00175DB1" w:rsidRPr="00D64E47">
          <w:rPr>
            <w:rStyle w:val="CommentReference"/>
            <w:rFonts w:ascii="Aptos Narrow" w:hAnsi="Aptos Narrow"/>
            <w:sz w:val="22"/>
            <w:szCs w:val="22"/>
          </w:rPr>
          <w:commentReference w:id="40"/>
        </w:r>
      </w:ins>
    </w:p>
    <w:p w14:paraId="211723F7" w14:textId="2D1CFE6B" w:rsidR="0010658E" w:rsidRPr="002C2E5F" w:rsidRDefault="0010658E" w:rsidP="005506C3">
      <w:pPr>
        <w:pStyle w:val="ListParagraph"/>
        <w:numPr>
          <w:ilvl w:val="0"/>
          <w:numId w:val="17"/>
        </w:numPr>
        <w:rPr>
          <w:rFonts w:ascii="Aptos Narrow" w:hAnsi="Aptos Narrow"/>
          <w:b/>
          <w:bCs/>
          <w:sz w:val="22"/>
          <w:szCs w:val="22"/>
        </w:rPr>
      </w:pPr>
      <w:r w:rsidRPr="002C2E5F">
        <w:rPr>
          <w:rFonts w:ascii="Aptos Narrow" w:hAnsi="Aptos Narrow"/>
          <w:b/>
          <w:bCs/>
          <w:sz w:val="22"/>
          <w:szCs w:val="22"/>
        </w:rPr>
        <w:lastRenderedPageBreak/>
        <w:t>Transformation and Technology</w:t>
      </w:r>
    </w:p>
    <w:p w14:paraId="0FCB7960" w14:textId="4B195A38" w:rsidR="0010658E" w:rsidRPr="00D64E47" w:rsidRDefault="002C2E5F" w:rsidP="0010658E">
      <w:pPr>
        <w:numPr>
          <w:ilvl w:val="0"/>
          <w:numId w:val="9"/>
        </w:numPr>
        <w:rPr>
          <w:rFonts w:ascii="Aptos Narrow" w:hAnsi="Aptos Narrow"/>
          <w:sz w:val="22"/>
          <w:szCs w:val="22"/>
        </w:rPr>
      </w:pPr>
      <w:ins w:id="43" w:author="Khanna, Urvashi" w:date="2026-03-26T14:06:00Z" w16du:dateUtc="2026-03-26T08:36:00Z">
        <w:r w:rsidRPr="002C2E5F">
          <w:rPr>
            <w:rFonts w:ascii="Aptos Narrow" w:hAnsi="Aptos Narrow"/>
            <w:sz w:val="22"/>
            <w:szCs w:val="22"/>
          </w:rPr>
          <w:t xml:space="preserve">To the extent </w:t>
        </w:r>
        <w:r w:rsidRPr="002C2E5F">
          <w:rPr>
            <w:rFonts w:ascii="Aptos Narrow" w:hAnsi="Aptos Narrow"/>
            <w:sz w:val="22"/>
            <w:szCs w:val="22"/>
            <w:rPrChange w:id="44" w:author="Khanna, Urvashi" w:date="2026-03-26T14:07:00Z" w16du:dateUtc="2026-03-26T08:37:00Z">
              <w:rPr>
                <w:rFonts w:ascii="Aptos Narrow" w:hAnsi="Aptos Narrow"/>
                <w:sz w:val="22"/>
                <w:szCs w:val="22"/>
                <w:highlight w:val="yellow"/>
              </w:rPr>
            </w:rPrChange>
          </w:rPr>
          <w:t>agreed in the detailed SOW to be entered by the Parties</w:t>
        </w:r>
        <w:r w:rsidRPr="002C2E5F">
          <w:rPr>
            <w:rFonts w:ascii="Aptos Narrow" w:hAnsi="Aptos Narrow"/>
            <w:sz w:val="22"/>
            <w:szCs w:val="22"/>
          </w:rPr>
          <w:t>,</w:t>
        </w:r>
        <w:r w:rsidRPr="00D64E47">
          <w:rPr>
            <w:rFonts w:ascii="Aptos Narrow" w:hAnsi="Aptos Narrow"/>
            <w:sz w:val="22"/>
            <w:szCs w:val="22"/>
          </w:rPr>
          <w:t xml:space="preserve"> </w:t>
        </w:r>
      </w:ins>
      <w:r w:rsidR="0010658E" w:rsidRPr="00D64E47">
        <w:rPr>
          <w:rFonts w:ascii="Aptos Narrow" w:hAnsi="Aptos Narrow"/>
          <w:sz w:val="22"/>
          <w:szCs w:val="22"/>
        </w:rPr>
        <w:t xml:space="preserve">Service Provider responsible for </w:t>
      </w:r>
      <w:del w:id="45" w:author="Genpact" w:date="2026-03-20T15:02:00Z" w16du:dateUtc="2026-03-20T19:02:00Z">
        <w:r w:rsidR="0010658E" w:rsidRPr="00D64E47" w:rsidDel="00FB6B4D">
          <w:rPr>
            <w:rFonts w:ascii="Aptos Narrow" w:hAnsi="Aptos Narrow"/>
            <w:sz w:val="22"/>
            <w:szCs w:val="22"/>
          </w:rPr>
          <w:delText xml:space="preserve">funding and </w:delText>
        </w:r>
      </w:del>
      <w:r w:rsidR="0010658E" w:rsidRPr="00D64E47">
        <w:rPr>
          <w:rFonts w:ascii="Aptos Narrow" w:hAnsi="Aptos Narrow"/>
          <w:sz w:val="22"/>
          <w:szCs w:val="22"/>
        </w:rPr>
        <w:t xml:space="preserve">delivering transformation initiatives aligned to: </w:t>
      </w:r>
    </w:p>
    <w:p w14:paraId="0BFC05A9" w14:textId="77777777" w:rsidR="0010658E" w:rsidRPr="00D64E47" w:rsidRDefault="0010658E" w:rsidP="0010658E">
      <w:pPr>
        <w:numPr>
          <w:ilvl w:val="1"/>
          <w:numId w:val="9"/>
        </w:numPr>
        <w:rPr>
          <w:rFonts w:ascii="Aptos Narrow" w:hAnsi="Aptos Narrow"/>
          <w:sz w:val="22"/>
          <w:szCs w:val="22"/>
        </w:rPr>
      </w:pPr>
      <w:r w:rsidRPr="00D64E47">
        <w:rPr>
          <w:rFonts w:ascii="Aptos Narrow" w:hAnsi="Aptos Narrow"/>
          <w:sz w:val="22"/>
          <w:szCs w:val="22"/>
        </w:rPr>
        <w:t>Automation</w:t>
      </w:r>
    </w:p>
    <w:p w14:paraId="5E71D732" w14:textId="77777777" w:rsidR="0010658E" w:rsidRPr="00D64E47" w:rsidRDefault="0010658E" w:rsidP="0010658E">
      <w:pPr>
        <w:numPr>
          <w:ilvl w:val="1"/>
          <w:numId w:val="9"/>
        </w:numPr>
        <w:rPr>
          <w:rFonts w:ascii="Aptos Narrow" w:hAnsi="Aptos Narrow"/>
          <w:sz w:val="22"/>
          <w:szCs w:val="22"/>
        </w:rPr>
      </w:pPr>
      <w:r w:rsidRPr="00D64E47">
        <w:rPr>
          <w:rFonts w:ascii="Aptos Narrow" w:hAnsi="Aptos Narrow"/>
          <w:sz w:val="22"/>
          <w:szCs w:val="22"/>
        </w:rPr>
        <w:t>Digitisation</w:t>
      </w:r>
    </w:p>
    <w:p w14:paraId="505978D9" w14:textId="77777777" w:rsidR="0010658E" w:rsidRPr="00D64E47" w:rsidRDefault="0010658E" w:rsidP="0010658E">
      <w:pPr>
        <w:numPr>
          <w:ilvl w:val="1"/>
          <w:numId w:val="9"/>
        </w:numPr>
        <w:rPr>
          <w:rFonts w:ascii="Aptos Narrow" w:hAnsi="Aptos Narrow"/>
          <w:sz w:val="22"/>
          <w:szCs w:val="22"/>
        </w:rPr>
      </w:pPr>
      <w:r w:rsidRPr="00D64E47">
        <w:rPr>
          <w:rFonts w:ascii="Aptos Narrow" w:hAnsi="Aptos Narrow"/>
          <w:sz w:val="22"/>
          <w:szCs w:val="22"/>
        </w:rPr>
        <w:t>Quality and productivity uplift</w:t>
      </w:r>
    </w:p>
    <w:p w14:paraId="137DF4F3" w14:textId="1488A42B" w:rsidR="0010658E" w:rsidRPr="00D64E47" w:rsidRDefault="0010658E" w:rsidP="0010658E">
      <w:pPr>
        <w:numPr>
          <w:ilvl w:val="0"/>
          <w:numId w:val="9"/>
        </w:numPr>
        <w:rPr>
          <w:rFonts w:ascii="Aptos Narrow" w:hAnsi="Aptos Narrow"/>
          <w:sz w:val="22"/>
          <w:szCs w:val="22"/>
        </w:rPr>
      </w:pPr>
      <w:r w:rsidRPr="00D64E47">
        <w:rPr>
          <w:rFonts w:ascii="Aptos Narrow" w:hAnsi="Aptos Narrow"/>
          <w:sz w:val="22"/>
          <w:szCs w:val="22"/>
        </w:rPr>
        <w:t xml:space="preserve">Any Service Provider tools deployed on FIS infrastructure: </w:t>
      </w:r>
    </w:p>
    <w:p w14:paraId="622AD921" w14:textId="15FA4123" w:rsidR="0010658E" w:rsidRPr="00D64E47" w:rsidRDefault="0010658E" w:rsidP="0010658E">
      <w:pPr>
        <w:numPr>
          <w:ilvl w:val="1"/>
          <w:numId w:val="9"/>
        </w:numPr>
        <w:rPr>
          <w:rFonts w:ascii="Aptos Narrow" w:hAnsi="Aptos Narrow"/>
          <w:sz w:val="22"/>
          <w:szCs w:val="22"/>
        </w:rPr>
      </w:pPr>
      <w:del w:id="46" w:author="Genpact" w:date="2026-03-20T15:00:00Z" w16du:dateUtc="2026-03-20T19:00:00Z">
        <w:r w:rsidRPr="00D64E47" w:rsidDel="00345E0C">
          <w:rPr>
            <w:rFonts w:ascii="Aptos Narrow" w:hAnsi="Aptos Narrow"/>
            <w:sz w:val="22"/>
            <w:szCs w:val="22"/>
          </w:rPr>
          <w:delText xml:space="preserve">Must </w:delText>
        </w:r>
      </w:del>
      <w:ins w:id="47" w:author="Genpact" w:date="2026-03-20T15:00:00Z" w16du:dateUtc="2026-03-20T19:00:00Z">
        <w:r w:rsidR="00345E0C">
          <w:rPr>
            <w:rFonts w:ascii="Aptos Narrow" w:hAnsi="Aptos Narrow"/>
            <w:sz w:val="22"/>
            <w:szCs w:val="22"/>
          </w:rPr>
          <w:t>May</w:t>
        </w:r>
        <w:r w:rsidR="00345E0C" w:rsidRPr="00D64E47">
          <w:rPr>
            <w:rFonts w:ascii="Aptos Narrow" w:hAnsi="Aptos Narrow"/>
            <w:sz w:val="22"/>
            <w:szCs w:val="22"/>
          </w:rPr>
          <w:t xml:space="preserve"> </w:t>
        </w:r>
      </w:ins>
      <w:r w:rsidRPr="00D64E47">
        <w:rPr>
          <w:rFonts w:ascii="Aptos Narrow" w:hAnsi="Aptos Narrow"/>
          <w:sz w:val="22"/>
          <w:szCs w:val="22"/>
        </w:rPr>
        <w:t>be licensed to FIS for internal use</w:t>
      </w:r>
    </w:p>
    <w:p w14:paraId="3442384C" w14:textId="1CCB0470" w:rsidR="0010658E" w:rsidRDefault="0010658E" w:rsidP="0010658E">
      <w:pPr>
        <w:numPr>
          <w:ilvl w:val="1"/>
          <w:numId w:val="9"/>
        </w:numPr>
        <w:rPr>
          <w:rFonts w:ascii="Aptos Narrow" w:hAnsi="Aptos Narrow"/>
          <w:sz w:val="22"/>
          <w:szCs w:val="22"/>
        </w:rPr>
      </w:pPr>
      <w:r w:rsidRPr="00D64E47">
        <w:rPr>
          <w:rFonts w:ascii="Aptos Narrow" w:hAnsi="Aptos Narrow"/>
          <w:sz w:val="22"/>
          <w:szCs w:val="22"/>
        </w:rPr>
        <w:t xml:space="preserve">Survive termination where embedded in </w:t>
      </w:r>
      <w:r w:rsidR="00AA5E2C" w:rsidRPr="00D64E47">
        <w:rPr>
          <w:rFonts w:ascii="Aptos Narrow" w:hAnsi="Aptos Narrow"/>
          <w:sz w:val="22"/>
          <w:szCs w:val="22"/>
        </w:rPr>
        <w:t xml:space="preserve">FIS technology or </w:t>
      </w:r>
      <w:r w:rsidRPr="00D64E47">
        <w:rPr>
          <w:rFonts w:ascii="Aptos Narrow" w:hAnsi="Aptos Narrow"/>
          <w:sz w:val="22"/>
          <w:szCs w:val="22"/>
        </w:rPr>
        <w:t>operations</w:t>
      </w:r>
      <w:ins w:id="48" w:author="Genpact" w:date="2026-03-20T15:03:00Z" w16du:dateUtc="2026-03-20T19:03:00Z">
        <w:r w:rsidR="007916F3">
          <w:rPr>
            <w:rFonts w:ascii="Aptos Narrow" w:hAnsi="Aptos Narrow"/>
            <w:sz w:val="22"/>
            <w:szCs w:val="22"/>
          </w:rPr>
          <w:t xml:space="preserve"> to the extent </w:t>
        </w:r>
      </w:ins>
      <w:ins w:id="49" w:author="Genpact" w:date="2026-03-20T15:04:00Z" w16du:dateUtc="2026-03-20T19:04:00Z">
        <w:r w:rsidR="007916F3" w:rsidRPr="00AA0E2F">
          <w:rPr>
            <w:rFonts w:ascii="Aptos Narrow" w:hAnsi="Aptos Narrow"/>
            <w:sz w:val="22"/>
            <w:szCs w:val="22"/>
          </w:rPr>
          <w:t xml:space="preserve">agreed </w:t>
        </w:r>
      </w:ins>
      <w:ins w:id="50" w:author="Genpact" w:date="2026-03-20T15:06:00Z" w16du:dateUtc="2026-03-20T19:06:00Z">
        <w:r w:rsidR="00A53EDE" w:rsidRPr="00AA0E2F">
          <w:rPr>
            <w:rFonts w:ascii="Aptos Narrow" w:hAnsi="Aptos Narrow"/>
            <w:sz w:val="22"/>
            <w:szCs w:val="22"/>
          </w:rPr>
          <w:t xml:space="preserve">in the </w:t>
        </w:r>
      </w:ins>
      <w:ins w:id="51" w:author="Genpact" w:date="2026-03-20T15:10:00Z" w16du:dateUtc="2026-03-20T19:10:00Z">
        <w:r w:rsidR="00494E90" w:rsidRPr="00AA0E2F">
          <w:rPr>
            <w:rFonts w:ascii="Aptos Narrow" w:hAnsi="Aptos Narrow"/>
            <w:sz w:val="22"/>
            <w:szCs w:val="22"/>
          </w:rPr>
          <w:t>detailed SOW to be</w:t>
        </w:r>
      </w:ins>
      <w:ins w:id="52" w:author="Genpact" w:date="2026-03-20T15:11:00Z" w16du:dateUtc="2026-03-20T19:11:00Z">
        <w:r w:rsidR="00605453" w:rsidRPr="00AA0E2F">
          <w:rPr>
            <w:rFonts w:ascii="Aptos Narrow" w:hAnsi="Aptos Narrow"/>
            <w:sz w:val="22"/>
            <w:szCs w:val="22"/>
          </w:rPr>
          <w:t xml:space="preserve"> entered by the Parties</w:t>
        </w:r>
      </w:ins>
      <w:ins w:id="53" w:author="Genpact" w:date="2026-03-20T15:06:00Z" w16du:dateUtc="2026-03-20T19:06:00Z">
        <w:r w:rsidR="00A53EDE">
          <w:rPr>
            <w:rFonts w:ascii="Aptos Narrow" w:hAnsi="Aptos Narrow"/>
            <w:sz w:val="22"/>
            <w:szCs w:val="22"/>
          </w:rPr>
          <w:t>.</w:t>
        </w:r>
      </w:ins>
    </w:p>
    <w:p w14:paraId="42A4C81A" w14:textId="77777777" w:rsidR="00086FE6" w:rsidRPr="00D64E47" w:rsidRDefault="00086FE6" w:rsidP="00086FE6">
      <w:pPr>
        <w:ind w:left="1080"/>
        <w:rPr>
          <w:rFonts w:ascii="Aptos Narrow" w:hAnsi="Aptos Narrow"/>
          <w:sz w:val="22"/>
          <w:szCs w:val="22"/>
        </w:rPr>
      </w:pPr>
    </w:p>
    <w:p w14:paraId="6B768BA1" w14:textId="7D3D87B3" w:rsidR="0010658E" w:rsidRPr="00D64E47" w:rsidRDefault="0010658E" w:rsidP="005506C3">
      <w:pPr>
        <w:pStyle w:val="ListParagraph"/>
        <w:numPr>
          <w:ilvl w:val="0"/>
          <w:numId w:val="17"/>
        </w:numPr>
        <w:rPr>
          <w:rFonts w:ascii="Aptos Narrow" w:hAnsi="Aptos Narrow"/>
          <w:b/>
          <w:bCs/>
          <w:sz w:val="22"/>
          <w:szCs w:val="22"/>
        </w:rPr>
      </w:pPr>
      <w:r w:rsidRPr="00D64E47">
        <w:rPr>
          <w:rFonts w:ascii="Aptos Narrow" w:hAnsi="Aptos Narrow"/>
          <w:b/>
          <w:bCs/>
          <w:sz w:val="22"/>
          <w:szCs w:val="22"/>
        </w:rPr>
        <w:t>Governance, Audit and Compliance</w:t>
      </w:r>
    </w:p>
    <w:p w14:paraId="3DD79F64" w14:textId="77777777" w:rsidR="0010658E" w:rsidRPr="00D64E47" w:rsidRDefault="0010658E" w:rsidP="0010658E">
      <w:pPr>
        <w:numPr>
          <w:ilvl w:val="0"/>
          <w:numId w:val="10"/>
        </w:numPr>
        <w:rPr>
          <w:rFonts w:ascii="Aptos Narrow" w:hAnsi="Aptos Narrow"/>
          <w:sz w:val="22"/>
          <w:szCs w:val="22"/>
        </w:rPr>
      </w:pPr>
      <w:r w:rsidRPr="00D64E47">
        <w:rPr>
          <w:rFonts w:ascii="Aptos Narrow" w:hAnsi="Aptos Narrow"/>
          <w:sz w:val="22"/>
          <w:szCs w:val="22"/>
        </w:rPr>
        <w:t>Robust governance model aligned to FIS standards.</w:t>
      </w:r>
    </w:p>
    <w:p w14:paraId="140A9B91" w14:textId="77777777" w:rsidR="0010658E" w:rsidRPr="00D64E47" w:rsidRDefault="0010658E" w:rsidP="0010658E">
      <w:pPr>
        <w:numPr>
          <w:ilvl w:val="0"/>
          <w:numId w:val="10"/>
        </w:numPr>
        <w:rPr>
          <w:rFonts w:ascii="Aptos Narrow" w:hAnsi="Aptos Narrow"/>
          <w:sz w:val="22"/>
          <w:szCs w:val="22"/>
        </w:rPr>
      </w:pPr>
      <w:r w:rsidRPr="00D64E47">
        <w:rPr>
          <w:rFonts w:ascii="Aptos Narrow" w:hAnsi="Aptos Narrow"/>
          <w:sz w:val="22"/>
          <w:szCs w:val="22"/>
        </w:rPr>
        <w:t xml:space="preserve">Audit rights: </w:t>
      </w:r>
    </w:p>
    <w:p w14:paraId="75FED427" w14:textId="77777777" w:rsidR="0010658E" w:rsidRPr="00D64E47" w:rsidRDefault="0010658E" w:rsidP="0010658E">
      <w:pPr>
        <w:numPr>
          <w:ilvl w:val="1"/>
          <w:numId w:val="10"/>
        </w:numPr>
        <w:rPr>
          <w:rFonts w:ascii="Aptos Narrow" w:hAnsi="Aptos Narrow"/>
          <w:sz w:val="22"/>
          <w:szCs w:val="22"/>
        </w:rPr>
      </w:pPr>
      <w:r w:rsidRPr="00D64E47">
        <w:rPr>
          <w:rFonts w:ascii="Aptos Narrow" w:hAnsi="Aptos Narrow"/>
          <w:sz w:val="22"/>
          <w:szCs w:val="22"/>
        </w:rPr>
        <w:t>Annual</w:t>
      </w:r>
    </w:p>
    <w:p w14:paraId="4C1DCB23" w14:textId="77777777" w:rsidR="0010658E" w:rsidRPr="00D64E47" w:rsidRDefault="0010658E" w:rsidP="0010658E">
      <w:pPr>
        <w:numPr>
          <w:ilvl w:val="1"/>
          <w:numId w:val="10"/>
        </w:numPr>
        <w:rPr>
          <w:rFonts w:ascii="Aptos Narrow" w:hAnsi="Aptos Narrow"/>
          <w:sz w:val="22"/>
          <w:szCs w:val="22"/>
        </w:rPr>
      </w:pPr>
      <w:r w:rsidRPr="00D64E47">
        <w:rPr>
          <w:rFonts w:ascii="Aptos Narrow" w:hAnsi="Aptos Narrow"/>
          <w:sz w:val="22"/>
          <w:szCs w:val="22"/>
        </w:rPr>
        <w:t>Regulatory</w:t>
      </w:r>
      <w:r w:rsidRPr="00D64E47">
        <w:rPr>
          <w:rFonts w:ascii="Aptos Narrow" w:hAnsi="Aptos Narrow"/>
          <w:sz w:val="22"/>
          <w:szCs w:val="22"/>
        </w:rPr>
        <w:noBreakHyphen/>
        <w:t>driven</w:t>
      </w:r>
    </w:p>
    <w:p w14:paraId="2E06D801" w14:textId="77777777" w:rsidR="0010658E" w:rsidRPr="00D64E47" w:rsidRDefault="0010658E" w:rsidP="0010658E">
      <w:pPr>
        <w:numPr>
          <w:ilvl w:val="1"/>
          <w:numId w:val="10"/>
        </w:numPr>
        <w:rPr>
          <w:rFonts w:ascii="Aptos Narrow" w:hAnsi="Aptos Narrow"/>
          <w:sz w:val="22"/>
          <w:szCs w:val="22"/>
        </w:rPr>
      </w:pPr>
      <w:r w:rsidRPr="00D64E47">
        <w:rPr>
          <w:rFonts w:ascii="Aptos Narrow" w:hAnsi="Aptos Narrow"/>
          <w:sz w:val="22"/>
          <w:szCs w:val="22"/>
        </w:rPr>
        <w:t>Incident</w:t>
      </w:r>
      <w:r w:rsidRPr="00D64E47">
        <w:rPr>
          <w:rFonts w:ascii="Aptos Narrow" w:hAnsi="Aptos Narrow"/>
          <w:sz w:val="22"/>
          <w:szCs w:val="22"/>
        </w:rPr>
        <w:noBreakHyphen/>
        <w:t>driven</w:t>
      </w:r>
    </w:p>
    <w:p w14:paraId="5799737B" w14:textId="590EB8F2" w:rsidR="0010658E" w:rsidRPr="00D64E47" w:rsidRDefault="0010658E" w:rsidP="0010658E">
      <w:pPr>
        <w:numPr>
          <w:ilvl w:val="0"/>
          <w:numId w:val="10"/>
        </w:numPr>
        <w:rPr>
          <w:rFonts w:ascii="Aptos Narrow" w:hAnsi="Aptos Narrow"/>
          <w:sz w:val="22"/>
          <w:szCs w:val="22"/>
        </w:rPr>
      </w:pPr>
      <w:r w:rsidRPr="00D64E47">
        <w:rPr>
          <w:rFonts w:ascii="Aptos Narrow" w:hAnsi="Aptos Narrow"/>
          <w:sz w:val="22"/>
          <w:szCs w:val="22"/>
        </w:rPr>
        <w:t xml:space="preserve">Compliance with: </w:t>
      </w:r>
    </w:p>
    <w:p w14:paraId="34F01CB6" w14:textId="77777777" w:rsidR="0010658E" w:rsidRPr="00D64E47" w:rsidRDefault="0010658E" w:rsidP="0010658E">
      <w:pPr>
        <w:numPr>
          <w:ilvl w:val="1"/>
          <w:numId w:val="10"/>
        </w:numPr>
        <w:rPr>
          <w:rFonts w:ascii="Aptos Narrow" w:hAnsi="Aptos Narrow"/>
          <w:sz w:val="22"/>
          <w:szCs w:val="22"/>
        </w:rPr>
      </w:pPr>
      <w:r w:rsidRPr="00D64E47">
        <w:rPr>
          <w:rFonts w:ascii="Aptos Narrow" w:hAnsi="Aptos Narrow"/>
          <w:sz w:val="22"/>
          <w:szCs w:val="22"/>
        </w:rPr>
        <w:t>PCI</w:t>
      </w:r>
      <w:r w:rsidRPr="00D64E47">
        <w:rPr>
          <w:rFonts w:ascii="Aptos Narrow" w:hAnsi="Aptos Narrow"/>
          <w:sz w:val="22"/>
          <w:szCs w:val="22"/>
        </w:rPr>
        <w:noBreakHyphen/>
        <w:t>DSS</w:t>
      </w:r>
    </w:p>
    <w:p w14:paraId="7A8A4296" w14:textId="77777777" w:rsidR="0010658E" w:rsidRPr="00443BEF" w:rsidRDefault="0010658E" w:rsidP="0010658E">
      <w:pPr>
        <w:numPr>
          <w:ilvl w:val="1"/>
          <w:numId w:val="10"/>
        </w:numPr>
        <w:rPr>
          <w:rFonts w:ascii="Aptos Narrow" w:hAnsi="Aptos Narrow"/>
          <w:sz w:val="22"/>
          <w:szCs w:val="22"/>
        </w:rPr>
      </w:pPr>
      <w:r w:rsidRPr="00443BEF">
        <w:rPr>
          <w:rFonts w:ascii="Aptos Narrow" w:hAnsi="Aptos Narrow"/>
          <w:sz w:val="22"/>
          <w:szCs w:val="22"/>
        </w:rPr>
        <w:t>GDPR / UK DPA</w:t>
      </w:r>
    </w:p>
    <w:p w14:paraId="252977D8" w14:textId="734E88FF" w:rsidR="0010658E" w:rsidRPr="00443BEF" w:rsidRDefault="0010658E" w:rsidP="0010658E">
      <w:pPr>
        <w:numPr>
          <w:ilvl w:val="1"/>
          <w:numId w:val="10"/>
        </w:numPr>
        <w:rPr>
          <w:rFonts w:ascii="Aptos Narrow" w:hAnsi="Aptos Narrow"/>
          <w:sz w:val="22"/>
          <w:szCs w:val="22"/>
        </w:rPr>
      </w:pPr>
      <w:r w:rsidRPr="00443BEF">
        <w:rPr>
          <w:rFonts w:ascii="Aptos Narrow" w:hAnsi="Aptos Narrow"/>
          <w:sz w:val="22"/>
          <w:szCs w:val="22"/>
        </w:rPr>
        <w:t>FCA / EBA / PRA (where applicable</w:t>
      </w:r>
      <w:ins w:id="54" w:author="Genpact" w:date="2026-03-24T10:27:00Z" w16du:dateUtc="2026-03-24T14:27:00Z">
        <w:r w:rsidR="005E659C" w:rsidRPr="00443BEF">
          <w:rPr>
            <w:rFonts w:ascii="Aptos Narrow" w:hAnsi="Aptos Narrow"/>
            <w:sz w:val="22"/>
            <w:szCs w:val="22"/>
          </w:rPr>
          <w:t xml:space="preserve"> and as agreed </w:t>
        </w:r>
      </w:ins>
      <w:ins w:id="55" w:author="Genpact" w:date="2026-03-24T10:28:00Z" w16du:dateUtc="2026-03-24T14:28:00Z">
        <w:r w:rsidR="005E659C" w:rsidRPr="00443BEF">
          <w:rPr>
            <w:rFonts w:ascii="Aptos Narrow" w:hAnsi="Aptos Narrow"/>
            <w:sz w:val="22"/>
            <w:szCs w:val="22"/>
          </w:rPr>
          <w:t>by the Parties</w:t>
        </w:r>
      </w:ins>
      <w:r w:rsidRPr="00443BEF">
        <w:rPr>
          <w:rFonts w:ascii="Aptos Narrow" w:hAnsi="Aptos Narrow"/>
          <w:sz w:val="22"/>
          <w:szCs w:val="22"/>
        </w:rPr>
        <w:t>)</w:t>
      </w:r>
    </w:p>
    <w:p w14:paraId="40E6D5E9" w14:textId="7BD155D8" w:rsidR="0010658E" w:rsidRPr="00443BEF" w:rsidRDefault="0010658E" w:rsidP="0010658E">
      <w:pPr>
        <w:numPr>
          <w:ilvl w:val="0"/>
          <w:numId w:val="10"/>
        </w:numPr>
        <w:rPr>
          <w:rFonts w:ascii="Aptos Narrow" w:hAnsi="Aptos Narrow"/>
          <w:sz w:val="22"/>
          <w:szCs w:val="22"/>
        </w:rPr>
      </w:pPr>
      <w:r w:rsidRPr="00443BEF">
        <w:rPr>
          <w:rFonts w:ascii="Aptos Narrow" w:hAnsi="Aptos Narrow"/>
          <w:sz w:val="22"/>
          <w:szCs w:val="22"/>
        </w:rPr>
        <w:t>Mandatory cooperation with FIS client and regulator audits.</w:t>
      </w:r>
    </w:p>
    <w:p w14:paraId="72A9257B" w14:textId="20AE6B4F" w:rsidR="0010658E" w:rsidRPr="00443BEF" w:rsidRDefault="0010658E" w:rsidP="005506C3">
      <w:pPr>
        <w:pStyle w:val="ListParagraph"/>
        <w:numPr>
          <w:ilvl w:val="0"/>
          <w:numId w:val="17"/>
        </w:numPr>
        <w:rPr>
          <w:rFonts w:ascii="Aptos Narrow" w:hAnsi="Aptos Narrow"/>
          <w:b/>
          <w:bCs/>
          <w:sz w:val="22"/>
          <w:szCs w:val="22"/>
        </w:rPr>
      </w:pPr>
      <w:r w:rsidRPr="00443BEF">
        <w:rPr>
          <w:rFonts w:ascii="Aptos Narrow" w:hAnsi="Aptos Narrow"/>
          <w:b/>
          <w:bCs/>
          <w:sz w:val="22"/>
          <w:szCs w:val="22"/>
        </w:rPr>
        <w:t>Workforce and Rebadging Principles</w:t>
      </w:r>
    </w:p>
    <w:p w14:paraId="5E0FD7B8" w14:textId="77777777" w:rsidR="0010658E" w:rsidRPr="00D64E47" w:rsidRDefault="0010658E" w:rsidP="0010658E">
      <w:pPr>
        <w:rPr>
          <w:rFonts w:ascii="Aptos Narrow" w:hAnsi="Aptos Narrow"/>
          <w:sz w:val="22"/>
          <w:szCs w:val="22"/>
        </w:rPr>
      </w:pPr>
      <w:r w:rsidRPr="00443BEF">
        <w:rPr>
          <w:rFonts w:ascii="Aptos Narrow" w:hAnsi="Aptos Narrow"/>
          <w:sz w:val="22"/>
          <w:szCs w:val="22"/>
        </w:rPr>
        <w:t>Where services transition from TSYS/FIS in</w:t>
      </w:r>
      <w:r w:rsidRPr="00443BEF">
        <w:rPr>
          <w:rFonts w:ascii="Aptos Narrow" w:hAnsi="Aptos Narrow"/>
          <w:sz w:val="22"/>
          <w:szCs w:val="22"/>
        </w:rPr>
        <w:noBreakHyphen/>
        <w:t>house</w:t>
      </w:r>
      <w:r w:rsidRPr="00D64E47">
        <w:rPr>
          <w:rFonts w:ascii="Aptos Narrow" w:hAnsi="Aptos Narrow"/>
          <w:sz w:val="22"/>
          <w:szCs w:val="22"/>
        </w:rPr>
        <w:t xml:space="preserve"> operations:</w:t>
      </w:r>
    </w:p>
    <w:p w14:paraId="20D38763" w14:textId="77777777" w:rsidR="0010658E" w:rsidRPr="00D64E47" w:rsidRDefault="0010658E" w:rsidP="0010658E">
      <w:pPr>
        <w:numPr>
          <w:ilvl w:val="0"/>
          <w:numId w:val="11"/>
        </w:numPr>
        <w:rPr>
          <w:rFonts w:ascii="Aptos Narrow" w:hAnsi="Aptos Narrow"/>
          <w:sz w:val="22"/>
          <w:szCs w:val="22"/>
        </w:rPr>
      </w:pPr>
      <w:r w:rsidRPr="00D64E47">
        <w:rPr>
          <w:rFonts w:ascii="Aptos Narrow" w:hAnsi="Aptos Narrow"/>
          <w:sz w:val="22"/>
          <w:szCs w:val="22"/>
        </w:rPr>
        <w:t xml:space="preserve">Service Provider may be required to: </w:t>
      </w:r>
    </w:p>
    <w:p w14:paraId="6DFD96C3" w14:textId="77777777" w:rsidR="0010658E" w:rsidRPr="00774B0B" w:rsidRDefault="0010658E" w:rsidP="0010658E">
      <w:pPr>
        <w:numPr>
          <w:ilvl w:val="1"/>
          <w:numId w:val="11"/>
        </w:numPr>
        <w:rPr>
          <w:rFonts w:ascii="Aptos Narrow" w:hAnsi="Aptos Narrow"/>
          <w:sz w:val="22"/>
          <w:szCs w:val="22"/>
        </w:rPr>
      </w:pPr>
      <w:r w:rsidRPr="00774B0B">
        <w:rPr>
          <w:rFonts w:ascii="Aptos Narrow" w:hAnsi="Aptos Narrow"/>
          <w:sz w:val="22"/>
          <w:szCs w:val="22"/>
        </w:rPr>
        <w:t>Rebadge eligible employees</w:t>
      </w:r>
    </w:p>
    <w:p w14:paraId="348DA0B7" w14:textId="77777777" w:rsidR="0010658E" w:rsidRPr="00774B0B" w:rsidRDefault="0010658E" w:rsidP="0010658E">
      <w:pPr>
        <w:numPr>
          <w:ilvl w:val="1"/>
          <w:numId w:val="11"/>
        </w:numPr>
        <w:rPr>
          <w:rFonts w:ascii="Aptos Narrow" w:hAnsi="Aptos Narrow"/>
          <w:sz w:val="22"/>
          <w:szCs w:val="22"/>
        </w:rPr>
      </w:pPr>
      <w:r w:rsidRPr="00774B0B">
        <w:rPr>
          <w:rFonts w:ascii="Aptos Narrow" w:hAnsi="Aptos Narrow"/>
          <w:sz w:val="22"/>
          <w:szCs w:val="22"/>
        </w:rPr>
        <w:t>Maintain salary parity at point of transfer</w:t>
      </w:r>
    </w:p>
    <w:p w14:paraId="385B5948" w14:textId="77777777" w:rsidR="0010658E" w:rsidRPr="00774B0B" w:rsidRDefault="0010658E" w:rsidP="0010658E">
      <w:pPr>
        <w:numPr>
          <w:ilvl w:val="1"/>
          <w:numId w:val="11"/>
        </w:numPr>
        <w:rPr>
          <w:rFonts w:ascii="Aptos Narrow" w:hAnsi="Aptos Narrow"/>
          <w:sz w:val="22"/>
          <w:szCs w:val="22"/>
        </w:rPr>
      </w:pPr>
      <w:r w:rsidRPr="00774B0B">
        <w:rPr>
          <w:rFonts w:ascii="Aptos Narrow" w:hAnsi="Aptos Narrow"/>
          <w:sz w:val="22"/>
          <w:szCs w:val="22"/>
        </w:rPr>
        <w:t>Comply with TUPE or equivalent local regulations</w:t>
      </w:r>
    </w:p>
    <w:p w14:paraId="237CFFF7" w14:textId="77777777" w:rsidR="0010658E" w:rsidRPr="00D64E47" w:rsidRDefault="0010658E" w:rsidP="0010658E">
      <w:pPr>
        <w:numPr>
          <w:ilvl w:val="0"/>
          <w:numId w:val="11"/>
        </w:numPr>
        <w:rPr>
          <w:rFonts w:ascii="Aptos Narrow" w:hAnsi="Aptos Narrow"/>
          <w:sz w:val="22"/>
          <w:szCs w:val="22"/>
        </w:rPr>
      </w:pPr>
      <w:r w:rsidRPr="00774B0B">
        <w:rPr>
          <w:rFonts w:ascii="Aptos Narrow" w:hAnsi="Aptos Narrow"/>
          <w:sz w:val="22"/>
          <w:szCs w:val="22"/>
        </w:rPr>
        <w:t>Service Provider responsible for</w:t>
      </w:r>
      <w:r w:rsidRPr="00D64E47">
        <w:rPr>
          <w:rFonts w:ascii="Aptos Narrow" w:hAnsi="Aptos Narrow"/>
          <w:sz w:val="22"/>
          <w:szCs w:val="22"/>
        </w:rPr>
        <w:t xml:space="preserve">: </w:t>
      </w:r>
    </w:p>
    <w:p w14:paraId="0D747449" w14:textId="77777777" w:rsidR="0010658E" w:rsidRPr="00D64E47" w:rsidRDefault="0010658E" w:rsidP="0010658E">
      <w:pPr>
        <w:numPr>
          <w:ilvl w:val="1"/>
          <w:numId w:val="11"/>
        </w:numPr>
        <w:rPr>
          <w:rFonts w:ascii="Aptos Narrow" w:hAnsi="Aptos Narrow"/>
          <w:sz w:val="22"/>
          <w:szCs w:val="22"/>
        </w:rPr>
      </w:pPr>
      <w:r w:rsidRPr="00D64E47">
        <w:rPr>
          <w:rFonts w:ascii="Aptos Narrow" w:hAnsi="Aptos Narrow"/>
          <w:sz w:val="22"/>
          <w:szCs w:val="22"/>
        </w:rPr>
        <w:t>Workforce continuity</w:t>
      </w:r>
    </w:p>
    <w:p w14:paraId="479DC7EC" w14:textId="77777777" w:rsidR="0010658E" w:rsidRPr="00D64E47" w:rsidRDefault="0010658E" w:rsidP="0010658E">
      <w:pPr>
        <w:numPr>
          <w:ilvl w:val="1"/>
          <w:numId w:val="11"/>
        </w:numPr>
        <w:rPr>
          <w:rFonts w:ascii="Aptos Narrow" w:hAnsi="Aptos Narrow"/>
          <w:sz w:val="22"/>
          <w:szCs w:val="22"/>
        </w:rPr>
      </w:pPr>
      <w:r w:rsidRPr="00D64E47">
        <w:rPr>
          <w:rFonts w:ascii="Aptos Narrow" w:hAnsi="Aptos Narrow"/>
          <w:sz w:val="22"/>
          <w:szCs w:val="22"/>
        </w:rPr>
        <w:t>Backfilling</w:t>
      </w:r>
    </w:p>
    <w:p w14:paraId="51586D33" w14:textId="0C3C9EED" w:rsidR="0010658E" w:rsidRPr="00D64E47" w:rsidRDefault="0010658E" w:rsidP="0010658E">
      <w:pPr>
        <w:numPr>
          <w:ilvl w:val="1"/>
          <w:numId w:val="11"/>
        </w:numPr>
        <w:rPr>
          <w:rFonts w:ascii="Aptos Narrow" w:hAnsi="Aptos Narrow"/>
          <w:sz w:val="22"/>
          <w:szCs w:val="22"/>
        </w:rPr>
      </w:pPr>
      <w:r w:rsidRPr="00D64E47">
        <w:rPr>
          <w:rFonts w:ascii="Aptos Narrow" w:hAnsi="Aptos Narrow"/>
          <w:sz w:val="22"/>
          <w:szCs w:val="22"/>
        </w:rPr>
        <w:lastRenderedPageBreak/>
        <w:t>Retention management</w:t>
      </w:r>
    </w:p>
    <w:p w14:paraId="1D75F79C" w14:textId="04B1CDDC" w:rsidR="0010658E" w:rsidRPr="00D64E47" w:rsidRDefault="0010658E" w:rsidP="005506C3">
      <w:pPr>
        <w:pStyle w:val="ListParagraph"/>
        <w:numPr>
          <w:ilvl w:val="0"/>
          <w:numId w:val="17"/>
        </w:numPr>
        <w:rPr>
          <w:rFonts w:ascii="Aptos Narrow" w:hAnsi="Aptos Narrow"/>
          <w:b/>
          <w:bCs/>
          <w:sz w:val="22"/>
          <w:szCs w:val="22"/>
        </w:rPr>
      </w:pPr>
      <w:r w:rsidRPr="00D64E47">
        <w:rPr>
          <w:rFonts w:ascii="Aptos Narrow" w:hAnsi="Aptos Narrow"/>
          <w:b/>
          <w:bCs/>
          <w:sz w:val="22"/>
          <w:szCs w:val="22"/>
        </w:rPr>
        <w:t>Termination Rights</w:t>
      </w:r>
    </w:p>
    <w:p w14:paraId="51A8CCF9" w14:textId="24E689F1" w:rsidR="0010658E" w:rsidRPr="00D64E47" w:rsidRDefault="0010658E" w:rsidP="0010658E">
      <w:pPr>
        <w:rPr>
          <w:rFonts w:ascii="Aptos Narrow" w:hAnsi="Aptos Narrow"/>
          <w:sz w:val="22"/>
          <w:szCs w:val="22"/>
        </w:rPr>
      </w:pPr>
      <w:r w:rsidRPr="00D64E47">
        <w:rPr>
          <w:rFonts w:ascii="Aptos Narrow" w:hAnsi="Aptos Narrow"/>
          <w:sz w:val="22"/>
          <w:szCs w:val="22"/>
        </w:rPr>
        <w:t>FIS may terminate</w:t>
      </w:r>
      <w:ins w:id="56" w:author="Genpact" w:date="2026-03-20T16:09:00Z" w16du:dateUtc="2026-03-20T20:09:00Z">
        <w:r w:rsidR="00155D3D">
          <w:rPr>
            <w:rFonts w:ascii="Aptos Narrow" w:hAnsi="Aptos Narrow"/>
            <w:sz w:val="22"/>
            <w:szCs w:val="22"/>
          </w:rPr>
          <w:t xml:space="preserve"> subject </w:t>
        </w:r>
        <w:r w:rsidR="0055550C">
          <w:rPr>
            <w:rFonts w:ascii="Aptos Narrow" w:hAnsi="Aptos Narrow"/>
            <w:sz w:val="22"/>
            <w:szCs w:val="22"/>
          </w:rPr>
          <w:t xml:space="preserve">to a notice period agreed in the </w:t>
        </w:r>
      </w:ins>
      <w:ins w:id="57" w:author="Genpact" w:date="2026-03-26T15:45:00Z" w16du:dateUtc="2026-03-26T19:45:00Z">
        <w:r w:rsidR="009B0B0F">
          <w:rPr>
            <w:rFonts w:ascii="Aptos Narrow" w:hAnsi="Aptos Narrow"/>
            <w:sz w:val="22"/>
            <w:szCs w:val="22"/>
          </w:rPr>
          <w:t>Master Services Agreement</w:t>
        </w:r>
      </w:ins>
      <w:r w:rsidRPr="00D64E47">
        <w:rPr>
          <w:rFonts w:ascii="Aptos Narrow" w:hAnsi="Aptos Narrow"/>
          <w:sz w:val="22"/>
          <w:szCs w:val="22"/>
        </w:rPr>
        <w:t>:</w:t>
      </w:r>
    </w:p>
    <w:p w14:paraId="53CC5A3A" w14:textId="77777777" w:rsidR="0010658E" w:rsidRPr="00D64E47" w:rsidRDefault="0010658E" w:rsidP="0010658E">
      <w:pPr>
        <w:numPr>
          <w:ilvl w:val="0"/>
          <w:numId w:val="14"/>
        </w:numPr>
        <w:rPr>
          <w:rFonts w:ascii="Aptos Narrow" w:hAnsi="Aptos Narrow"/>
          <w:sz w:val="22"/>
          <w:szCs w:val="22"/>
        </w:rPr>
      </w:pPr>
      <w:r w:rsidRPr="00D64E47">
        <w:rPr>
          <w:rFonts w:ascii="Aptos Narrow" w:hAnsi="Aptos Narrow"/>
          <w:sz w:val="22"/>
          <w:szCs w:val="22"/>
        </w:rPr>
        <w:t>For cause (material breach, persistent SLA failure, regulatory risk)</w:t>
      </w:r>
    </w:p>
    <w:p w14:paraId="61AE40E1" w14:textId="77777777" w:rsidR="0010658E" w:rsidRPr="00D64E47" w:rsidRDefault="0010658E" w:rsidP="0010658E">
      <w:pPr>
        <w:numPr>
          <w:ilvl w:val="0"/>
          <w:numId w:val="14"/>
        </w:numPr>
        <w:rPr>
          <w:rFonts w:ascii="Aptos Narrow" w:hAnsi="Aptos Narrow"/>
          <w:sz w:val="22"/>
          <w:szCs w:val="22"/>
        </w:rPr>
      </w:pPr>
      <w:r w:rsidRPr="00D64E47">
        <w:rPr>
          <w:rFonts w:ascii="Aptos Narrow" w:hAnsi="Aptos Narrow"/>
          <w:sz w:val="22"/>
          <w:szCs w:val="22"/>
        </w:rPr>
        <w:t>For convenience, subject to a declining termination fee schedule</w:t>
      </w:r>
    </w:p>
    <w:p w14:paraId="3ACF6B84" w14:textId="77777777" w:rsidR="00086FE6" w:rsidRDefault="0010658E" w:rsidP="0010658E">
      <w:pPr>
        <w:numPr>
          <w:ilvl w:val="0"/>
          <w:numId w:val="14"/>
        </w:numPr>
        <w:rPr>
          <w:rFonts w:ascii="Aptos Narrow" w:hAnsi="Aptos Narrow"/>
          <w:sz w:val="22"/>
          <w:szCs w:val="22"/>
        </w:rPr>
      </w:pPr>
      <w:r w:rsidRPr="00D64E47">
        <w:rPr>
          <w:rFonts w:ascii="Aptos Narrow" w:hAnsi="Aptos Narrow"/>
          <w:sz w:val="22"/>
          <w:szCs w:val="22"/>
        </w:rPr>
        <w:t>Partially, by service tower, geography, or volume</w:t>
      </w:r>
    </w:p>
    <w:p w14:paraId="2D020F0D" w14:textId="4358A56F" w:rsidR="0010658E" w:rsidRPr="00086FE6" w:rsidRDefault="0010658E" w:rsidP="0010658E">
      <w:pPr>
        <w:numPr>
          <w:ilvl w:val="0"/>
          <w:numId w:val="14"/>
        </w:numPr>
        <w:rPr>
          <w:rFonts w:ascii="Aptos Narrow" w:hAnsi="Aptos Narrow"/>
          <w:sz w:val="22"/>
          <w:szCs w:val="22"/>
        </w:rPr>
      </w:pPr>
      <w:r w:rsidRPr="00086FE6">
        <w:rPr>
          <w:rFonts w:ascii="Aptos Narrow" w:hAnsi="Aptos Narrow"/>
          <w:sz w:val="22"/>
          <w:szCs w:val="22"/>
        </w:rPr>
        <w:t>Termination assistance services to be provided for up to 24 months, at contracted rates.</w:t>
      </w:r>
    </w:p>
    <w:p w14:paraId="66AD9B6D" w14:textId="42FFE623" w:rsidR="0010658E" w:rsidRPr="00774B0B" w:rsidRDefault="0010658E" w:rsidP="005506C3">
      <w:pPr>
        <w:pStyle w:val="ListParagraph"/>
        <w:numPr>
          <w:ilvl w:val="0"/>
          <w:numId w:val="17"/>
        </w:numPr>
        <w:rPr>
          <w:rFonts w:ascii="Aptos Narrow" w:hAnsi="Aptos Narrow"/>
          <w:b/>
          <w:bCs/>
          <w:sz w:val="22"/>
          <w:szCs w:val="22"/>
        </w:rPr>
      </w:pPr>
      <w:r w:rsidRPr="00774B0B">
        <w:rPr>
          <w:rFonts w:ascii="Aptos Narrow" w:hAnsi="Aptos Narrow"/>
          <w:b/>
          <w:bCs/>
          <w:sz w:val="22"/>
          <w:szCs w:val="22"/>
        </w:rPr>
        <w:t>Confidentiality and Publicity</w:t>
      </w:r>
    </w:p>
    <w:p w14:paraId="2D3082DC" w14:textId="77777777" w:rsidR="0010658E" w:rsidRPr="00D64E47" w:rsidRDefault="0010658E" w:rsidP="0010658E">
      <w:pPr>
        <w:numPr>
          <w:ilvl w:val="0"/>
          <w:numId w:val="16"/>
        </w:numPr>
        <w:rPr>
          <w:rFonts w:ascii="Aptos Narrow" w:hAnsi="Aptos Narrow"/>
          <w:sz w:val="22"/>
          <w:szCs w:val="22"/>
        </w:rPr>
      </w:pPr>
      <w:r w:rsidRPr="00774B0B">
        <w:rPr>
          <w:rFonts w:ascii="Aptos Narrow" w:hAnsi="Aptos Narrow"/>
          <w:sz w:val="22"/>
          <w:szCs w:val="22"/>
        </w:rPr>
        <w:t>No public reference to FIS or TSYS without prior written approval.</w:t>
      </w:r>
    </w:p>
    <w:p w14:paraId="117D62A9" w14:textId="413DACBE" w:rsidR="0010658E" w:rsidRPr="00D64E47" w:rsidRDefault="0010658E" w:rsidP="0010658E">
      <w:pPr>
        <w:numPr>
          <w:ilvl w:val="0"/>
          <w:numId w:val="16"/>
        </w:numPr>
        <w:rPr>
          <w:rFonts w:ascii="Aptos Narrow" w:hAnsi="Aptos Narrow"/>
          <w:sz w:val="22"/>
          <w:szCs w:val="22"/>
        </w:rPr>
      </w:pPr>
      <w:r w:rsidRPr="00D64E47">
        <w:rPr>
          <w:rFonts w:ascii="Aptos Narrow" w:hAnsi="Aptos Narrow"/>
          <w:sz w:val="22"/>
          <w:szCs w:val="22"/>
        </w:rPr>
        <w:t>All RFP materials and resulting contracts treated as confidential.</w:t>
      </w:r>
    </w:p>
    <w:p w14:paraId="123EAC30" w14:textId="09FE423B" w:rsidR="0010658E" w:rsidRPr="00D64E47" w:rsidRDefault="0010658E" w:rsidP="001D55E3">
      <w:pPr>
        <w:pStyle w:val="ListParagraph"/>
        <w:numPr>
          <w:ilvl w:val="0"/>
          <w:numId w:val="17"/>
        </w:numPr>
        <w:ind w:left="567"/>
        <w:rPr>
          <w:rFonts w:ascii="Aptos Narrow" w:hAnsi="Aptos Narrow"/>
          <w:b/>
          <w:bCs/>
          <w:sz w:val="22"/>
          <w:szCs w:val="22"/>
        </w:rPr>
      </w:pPr>
      <w:r w:rsidRPr="00D64E47">
        <w:rPr>
          <w:rFonts w:ascii="Aptos Narrow" w:hAnsi="Aptos Narrow"/>
          <w:b/>
          <w:bCs/>
          <w:sz w:val="22"/>
          <w:szCs w:val="22"/>
        </w:rPr>
        <w:t>RFP Positioning Note</w:t>
      </w:r>
    </w:p>
    <w:p w14:paraId="04A5DEFF" w14:textId="77777777" w:rsidR="005506C3" w:rsidRPr="00D64E47" w:rsidRDefault="0010658E" w:rsidP="005506C3">
      <w:pPr>
        <w:rPr>
          <w:rFonts w:ascii="Aptos Narrow" w:hAnsi="Aptos Narrow"/>
          <w:sz w:val="22"/>
          <w:szCs w:val="22"/>
        </w:rPr>
      </w:pPr>
      <w:r w:rsidRPr="00D64E47">
        <w:rPr>
          <w:rFonts w:ascii="Aptos Narrow" w:hAnsi="Aptos Narrow"/>
          <w:sz w:val="22"/>
          <w:szCs w:val="22"/>
        </w:rPr>
        <w:t>This SOW represents FIS’s intended commercial framework.</w:t>
      </w:r>
      <w:r w:rsidR="00EB1A35" w:rsidRPr="00D64E47">
        <w:rPr>
          <w:rFonts w:ascii="Aptos Narrow" w:hAnsi="Aptos Narrow"/>
          <w:sz w:val="22"/>
          <w:szCs w:val="22"/>
        </w:rPr>
        <w:t xml:space="preserve"> </w:t>
      </w:r>
      <w:r w:rsidRPr="00D64E47">
        <w:rPr>
          <w:rFonts w:ascii="Aptos Narrow" w:hAnsi="Aptos Narrow"/>
          <w:sz w:val="22"/>
          <w:szCs w:val="22"/>
        </w:rPr>
        <w:t>Final contractual terms will be confirmed with the selected supplier.</w:t>
      </w:r>
    </w:p>
    <w:p w14:paraId="00A28094" w14:textId="467CE41B" w:rsidR="00AA5E2C" w:rsidRPr="00D64E47" w:rsidRDefault="00086FE6" w:rsidP="00086FE6">
      <w:pPr>
        <w:pStyle w:val="ListParagraph"/>
        <w:numPr>
          <w:ilvl w:val="0"/>
          <w:numId w:val="17"/>
        </w:numPr>
        <w:ind w:left="567" w:hanging="283"/>
        <w:rPr>
          <w:rFonts w:ascii="Aptos Narrow" w:hAnsi="Aptos Narrow"/>
          <w:b/>
          <w:bCs/>
          <w:sz w:val="22"/>
          <w:szCs w:val="22"/>
        </w:rPr>
      </w:pPr>
      <w:r>
        <w:rPr>
          <w:rFonts w:ascii="Aptos Narrow" w:hAnsi="Aptos Narrow"/>
          <w:b/>
          <w:bCs/>
          <w:sz w:val="22"/>
          <w:szCs w:val="22"/>
        </w:rPr>
        <w:t xml:space="preserve"> </w:t>
      </w:r>
      <w:commentRangeStart w:id="58"/>
      <w:r w:rsidR="00AA5E2C" w:rsidRPr="00D64E47">
        <w:rPr>
          <w:rFonts w:ascii="Aptos Narrow" w:hAnsi="Aptos Narrow"/>
          <w:b/>
          <w:bCs/>
          <w:sz w:val="22"/>
          <w:szCs w:val="22"/>
        </w:rPr>
        <w:t>Go To Market Arrangements</w:t>
      </w:r>
      <w:commentRangeEnd w:id="58"/>
      <w:r w:rsidR="00085AC8" w:rsidRPr="00D64E47">
        <w:rPr>
          <w:rStyle w:val="CommentReference"/>
          <w:rFonts w:ascii="Aptos Narrow" w:hAnsi="Aptos Narrow"/>
          <w:b/>
          <w:bCs/>
          <w:sz w:val="22"/>
          <w:szCs w:val="22"/>
        </w:rPr>
        <w:commentReference w:id="58"/>
      </w:r>
    </w:p>
    <w:p w14:paraId="0B56CBD3" w14:textId="6913C711" w:rsidR="00AA5E2C" w:rsidRPr="00D64E47" w:rsidRDefault="00AA5E2C" w:rsidP="0010658E">
      <w:pPr>
        <w:rPr>
          <w:rFonts w:ascii="Aptos Narrow" w:hAnsi="Aptos Narrow"/>
          <w:sz w:val="22"/>
          <w:szCs w:val="22"/>
        </w:rPr>
      </w:pPr>
      <w:r w:rsidRPr="00D64E47">
        <w:rPr>
          <w:rFonts w:ascii="Aptos Narrow" w:hAnsi="Aptos Narrow"/>
          <w:sz w:val="22"/>
          <w:szCs w:val="22"/>
        </w:rPr>
        <w:t xml:space="preserve">Service Provider will partner exclusively with FIS to deliver the contracted services to </w:t>
      </w:r>
      <w:r w:rsidRPr="00085AC8">
        <w:rPr>
          <w:rFonts w:ascii="Aptos Narrow" w:hAnsi="Aptos Narrow"/>
          <w:sz w:val="22"/>
          <w:szCs w:val="22"/>
        </w:rPr>
        <w:t>FIS/TSYS clients.  Service Provider may not independently bid on, pursue, or deliver the contracted services to FIS/TSYS clients independently from FIS/TSYS.</w:t>
      </w:r>
    </w:p>
    <w:p w14:paraId="4AEFCF7E" w14:textId="77777777" w:rsidR="001F65E4" w:rsidRPr="00D64E47" w:rsidRDefault="001F65E4">
      <w:pPr>
        <w:rPr>
          <w:rFonts w:ascii="Aptos Narrow" w:hAnsi="Aptos Narrow"/>
          <w:sz w:val="22"/>
          <w:szCs w:val="22"/>
        </w:rPr>
      </w:pPr>
    </w:p>
    <w:sectPr w:rsidR="001F65E4" w:rsidRPr="00D64E47" w:rsidSect="00EB1A35">
      <w:headerReference w:type="default" r:id="rId14"/>
      <w:footerReference w:type="default" r:id="rId15"/>
      <w:pgSz w:w="11906" w:h="16838"/>
      <w:pgMar w:top="1135"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Khanna, Urvashi" w:date="2026-03-25T18:29:00Z" w:initials="UK">
    <w:p w14:paraId="76569A95" w14:textId="77777777" w:rsidR="006570AB" w:rsidRDefault="00074205" w:rsidP="006570AB">
      <w:pPr>
        <w:pStyle w:val="CommentText"/>
      </w:pPr>
      <w:r>
        <w:rPr>
          <w:rStyle w:val="CommentReference"/>
        </w:rPr>
        <w:annotationRef/>
      </w:r>
      <w:r w:rsidR="006570AB">
        <w:rPr>
          <w:b/>
          <w:bCs/>
        </w:rPr>
        <w:t xml:space="preserve">Note to FIS: </w:t>
      </w:r>
      <w:r w:rsidR="006570AB">
        <w:t>FIS is requested to share historical service level performance data for past 12 months for Genpact to review and corroborate Service Level targets provided by FIS. If sufficient performance historical data is unavailable or the Service Level targets are not in-line with actual historical performance, then Genpact requests a min 6 month baselining period effective go-live to determine service level target.</w:t>
      </w:r>
      <w:r w:rsidR="006570AB">
        <w:br/>
        <w:t xml:space="preserve">Parties to mutually identify CSL from the list of service levels shared in Appendix A in the RFP documents and agree on the target calculation methodology, source of data and other related elements. </w:t>
      </w:r>
    </w:p>
  </w:comment>
  <w:comment w:id="15" w:author="Genpact" w:date="2026-03-27T07:54:00Z" w:initials="RP">
    <w:p w14:paraId="65B8E546" w14:textId="77777777" w:rsidR="002860EB" w:rsidRDefault="002860EB" w:rsidP="002860EB">
      <w:pPr>
        <w:pStyle w:val="CommentText"/>
      </w:pPr>
      <w:r>
        <w:rPr>
          <w:rStyle w:val="CommentReference"/>
        </w:rPr>
        <w:annotationRef/>
      </w:r>
      <w:r>
        <w:t>Note to FIS - Force Majeure shall be Step-In trigger event as agreed in the precedent by the parties.</w:t>
      </w:r>
    </w:p>
  </w:comment>
  <w:comment w:id="32" w:author="Khanna, Urvashi" w:date="2026-03-27T01:56:00Z" w:initials="UK">
    <w:p w14:paraId="294362ED" w14:textId="77777777" w:rsidR="00E335E9" w:rsidRDefault="00E24DE2" w:rsidP="00E335E9">
      <w:pPr>
        <w:pStyle w:val="CommentText"/>
      </w:pPr>
      <w:r>
        <w:rPr>
          <w:rStyle w:val="CommentReference"/>
        </w:rPr>
        <w:annotationRef/>
      </w:r>
      <w:r w:rsidR="00E335E9">
        <w:t>Note to FIS: As per the Vendor question clarification, the COLA % has been advised to be separately shared and not included in the charges. We have documented the same in the proposal and the terms of the proposal shall prevail.</w:t>
      </w:r>
    </w:p>
  </w:comment>
  <w:comment w:id="39" w:author="Genpact" w:date="2026-03-27T08:00:00Z" w:initials="RP">
    <w:p w14:paraId="637FF3EA" w14:textId="77777777" w:rsidR="003C227A" w:rsidRDefault="003C227A" w:rsidP="003C227A">
      <w:pPr>
        <w:pStyle w:val="CommentText"/>
      </w:pPr>
      <w:r>
        <w:rPr>
          <w:rStyle w:val="CommentReference"/>
        </w:rPr>
        <w:annotationRef/>
      </w:r>
      <w:r>
        <w:t>Note to FIS - Gainshare mechanism is set forth in the proposal and the proposal will prevail.</w:t>
      </w:r>
    </w:p>
  </w:comment>
  <w:comment w:id="40" w:author="Khanna, Urvashi" w:date="2026-03-27T02:28:00Z" w:initials="UK">
    <w:p w14:paraId="61894189" w14:textId="77777777" w:rsidR="00175DB1" w:rsidRDefault="00175DB1" w:rsidP="00175DB1">
      <w:pPr>
        <w:pStyle w:val="CommentText"/>
      </w:pPr>
      <w:r>
        <w:rPr>
          <w:rStyle w:val="CommentReference"/>
        </w:rPr>
        <w:annotationRef/>
      </w:r>
      <w:r>
        <w:t>Note to FIS: Credit or Fee adjustment implication due to failure to achieve minimum commitments apply only in the event the saving benefit is not already underwritten in the charges.</w:t>
      </w:r>
    </w:p>
  </w:comment>
  <w:comment w:id="58" w:author="Genpact" w:date="2026-03-26T21:45:00Z" w:initials="RP">
    <w:p w14:paraId="4218AFC1" w14:textId="77777777" w:rsidR="003F355A" w:rsidRDefault="00085AC8" w:rsidP="003F355A">
      <w:pPr>
        <w:pStyle w:val="CommentText"/>
      </w:pPr>
      <w:r>
        <w:rPr>
          <w:rStyle w:val="CommentReference"/>
        </w:rPr>
        <w:annotationRef/>
      </w:r>
      <w:r w:rsidR="003F355A">
        <w:t>Note to FIS : As we do not have the current FIS/TSYS client list, we would like to discuss this and seek more clarity on the requirement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569A95" w15:done="0"/>
  <w15:commentEx w15:paraId="65B8E546" w15:done="0"/>
  <w15:commentEx w15:paraId="294362ED" w15:done="0"/>
  <w15:commentEx w15:paraId="637FF3EA" w15:done="0"/>
  <w15:commentEx w15:paraId="61894189" w15:done="0"/>
  <w15:commentEx w15:paraId="4218AF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753515" w16cex:dateUtc="2026-03-25T12:59:00Z"/>
  <w16cex:commentExtensible w16cex:durableId="718F9177" w16cex:dateUtc="2026-03-27T11:54:00Z"/>
  <w16cex:commentExtensible w16cex:durableId="36A4182D" w16cex:dateUtc="2026-03-26T20:26:00Z"/>
  <w16cex:commentExtensible w16cex:durableId="57A31675" w16cex:dateUtc="2026-03-27T12:00:00Z"/>
  <w16cex:commentExtensible w16cex:durableId="1975D082" w16cex:dateUtc="2026-03-26T20:58:00Z"/>
  <w16cex:commentExtensible w16cex:durableId="29AF1511" w16cex:dateUtc="2026-03-27T0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569A95" w16cid:durableId="73753515"/>
  <w16cid:commentId w16cid:paraId="65B8E546" w16cid:durableId="718F9177"/>
  <w16cid:commentId w16cid:paraId="294362ED" w16cid:durableId="36A4182D"/>
  <w16cid:commentId w16cid:paraId="637FF3EA" w16cid:durableId="57A31675"/>
  <w16cid:commentId w16cid:paraId="61894189" w16cid:durableId="1975D082"/>
  <w16cid:commentId w16cid:paraId="4218AFC1" w16cid:durableId="29AF15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A9DBA" w14:textId="77777777" w:rsidR="00984352" w:rsidRDefault="00984352" w:rsidP="00EB1A35">
      <w:pPr>
        <w:spacing w:after="0" w:line="240" w:lineRule="auto"/>
      </w:pPr>
      <w:r>
        <w:separator/>
      </w:r>
    </w:p>
  </w:endnote>
  <w:endnote w:type="continuationSeparator" w:id="0">
    <w:p w14:paraId="23E6DF6A" w14:textId="77777777" w:rsidR="00984352" w:rsidRDefault="00984352" w:rsidP="00EB1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83197" w14:textId="77777777" w:rsidR="00EB1A35" w:rsidRPr="00EB1A35" w:rsidRDefault="00EB1A35">
    <w:pPr>
      <w:pStyle w:val="Footer"/>
      <w:jc w:val="center"/>
      <w:rPr>
        <w:b/>
        <w:bCs/>
        <w:color w:val="0070C0"/>
        <w:sz w:val="20"/>
        <w:szCs w:val="20"/>
      </w:rPr>
    </w:pPr>
    <w:r w:rsidRPr="00EB1A35">
      <w:rPr>
        <w:b/>
        <w:bCs/>
        <w:color w:val="0070C0"/>
        <w:sz w:val="20"/>
        <w:szCs w:val="20"/>
      </w:rPr>
      <w:t xml:space="preserve">Page </w:t>
    </w:r>
    <w:r w:rsidRPr="00EB1A35">
      <w:rPr>
        <w:b/>
        <w:bCs/>
        <w:color w:val="0070C0"/>
        <w:sz w:val="20"/>
        <w:szCs w:val="20"/>
      </w:rPr>
      <w:fldChar w:fldCharType="begin"/>
    </w:r>
    <w:r w:rsidRPr="00EB1A35">
      <w:rPr>
        <w:b/>
        <w:bCs/>
        <w:color w:val="0070C0"/>
        <w:sz w:val="20"/>
        <w:szCs w:val="20"/>
      </w:rPr>
      <w:instrText xml:space="preserve"> PAGE  \* Arabic  \* MERGEFORMAT </w:instrText>
    </w:r>
    <w:r w:rsidRPr="00EB1A35">
      <w:rPr>
        <w:b/>
        <w:bCs/>
        <w:color w:val="0070C0"/>
        <w:sz w:val="20"/>
        <w:szCs w:val="20"/>
      </w:rPr>
      <w:fldChar w:fldCharType="separate"/>
    </w:r>
    <w:r w:rsidRPr="00EB1A35">
      <w:rPr>
        <w:b/>
        <w:bCs/>
        <w:noProof/>
        <w:color w:val="0070C0"/>
        <w:sz w:val="20"/>
        <w:szCs w:val="20"/>
      </w:rPr>
      <w:t>2</w:t>
    </w:r>
    <w:r w:rsidRPr="00EB1A35">
      <w:rPr>
        <w:b/>
        <w:bCs/>
        <w:color w:val="0070C0"/>
        <w:sz w:val="20"/>
        <w:szCs w:val="20"/>
      </w:rPr>
      <w:fldChar w:fldCharType="end"/>
    </w:r>
    <w:r w:rsidRPr="00EB1A35">
      <w:rPr>
        <w:b/>
        <w:bCs/>
        <w:color w:val="0070C0"/>
        <w:sz w:val="20"/>
        <w:szCs w:val="20"/>
      </w:rPr>
      <w:t xml:space="preserve"> of </w:t>
    </w:r>
    <w:r w:rsidRPr="00EB1A35">
      <w:rPr>
        <w:b/>
        <w:bCs/>
        <w:color w:val="0070C0"/>
        <w:sz w:val="20"/>
        <w:szCs w:val="20"/>
      </w:rPr>
      <w:fldChar w:fldCharType="begin"/>
    </w:r>
    <w:r w:rsidRPr="00EB1A35">
      <w:rPr>
        <w:b/>
        <w:bCs/>
        <w:color w:val="0070C0"/>
        <w:sz w:val="20"/>
        <w:szCs w:val="20"/>
      </w:rPr>
      <w:instrText xml:space="preserve"> NUMPAGES  \* Arabic  \* MERGEFORMAT </w:instrText>
    </w:r>
    <w:r w:rsidRPr="00EB1A35">
      <w:rPr>
        <w:b/>
        <w:bCs/>
        <w:color w:val="0070C0"/>
        <w:sz w:val="20"/>
        <w:szCs w:val="20"/>
      </w:rPr>
      <w:fldChar w:fldCharType="separate"/>
    </w:r>
    <w:r w:rsidRPr="00EB1A35">
      <w:rPr>
        <w:b/>
        <w:bCs/>
        <w:noProof/>
        <w:color w:val="0070C0"/>
        <w:sz w:val="20"/>
        <w:szCs w:val="20"/>
      </w:rPr>
      <w:t>2</w:t>
    </w:r>
    <w:r w:rsidRPr="00EB1A35">
      <w:rPr>
        <w:b/>
        <w:bCs/>
        <w:color w:val="0070C0"/>
        <w:sz w:val="20"/>
        <w:szCs w:val="20"/>
      </w:rPr>
      <w:fldChar w:fldCharType="end"/>
    </w:r>
  </w:p>
  <w:p w14:paraId="76C40D54" w14:textId="77777777" w:rsidR="00EB1A35" w:rsidRDefault="00EB1A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9F5FB" w14:textId="77777777" w:rsidR="00984352" w:rsidRDefault="00984352" w:rsidP="00EB1A35">
      <w:pPr>
        <w:spacing w:after="0" w:line="240" w:lineRule="auto"/>
      </w:pPr>
      <w:r>
        <w:separator/>
      </w:r>
    </w:p>
  </w:footnote>
  <w:footnote w:type="continuationSeparator" w:id="0">
    <w:p w14:paraId="255880A6" w14:textId="77777777" w:rsidR="00984352" w:rsidRDefault="00984352" w:rsidP="00EB1A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600B4" w14:textId="76BB301F" w:rsidR="00EB1A35" w:rsidRDefault="00EB1A35">
    <w:pPr>
      <w:pStyle w:val="Header"/>
    </w:pPr>
    <w:r>
      <w:rPr>
        <w:noProof/>
      </w:rPr>
      <w:drawing>
        <wp:anchor distT="0" distB="0" distL="114300" distR="114300" simplePos="0" relativeHeight="251658240" behindDoc="0" locked="0" layoutInCell="1" allowOverlap="1" wp14:anchorId="06321971" wp14:editId="377EB777">
          <wp:simplePos x="0" y="0"/>
          <wp:positionH relativeFrom="column">
            <wp:posOffset>-304800</wp:posOffset>
          </wp:positionH>
          <wp:positionV relativeFrom="paragraph">
            <wp:posOffset>-214629</wp:posOffset>
          </wp:positionV>
          <wp:extent cx="863600" cy="368300"/>
          <wp:effectExtent l="0" t="0" r="0" b="0"/>
          <wp:wrapNone/>
          <wp:docPr id="1329044711" name="image3.png"/>
          <wp:cNvGraphicFramePr/>
          <a:graphic xmlns:a="http://schemas.openxmlformats.org/drawingml/2006/main">
            <a:graphicData uri="http://schemas.openxmlformats.org/drawingml/2006/picture">
              <pic:pic xmlns:pic="http://schemas.openxmlformats.org/drawingml/2006/picture">
                <pic:nvPicPr>
                  <pic:cNvPr id="2106671452" name="image3.png"/>
                  <pic:cNvPicPr/>
                </pic:nvPicPr>
                <pic:blipFill>
                  <a:blip r:embed="rId1"/>
                  <a:stretch>
                    <a:fillRect/>
                  </a:stretch>
                </pic:blipFill>
                <pic:spPr>
                  <a:xfrm>
                    <a:off x="0" y="0"/>
                    <a:ext cx="864096" cy="36851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4C7E"/>
    <w:multiLevelType w:val="multilevel"/>
    <w:tmpl w:val="7C22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8016B"/>
    <w:multiLevelType w:val="multilevel"/>
    <w:tmpl w:val="0B203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85194"/>
    <w:multiLevelType w:val="multilevel"/>
    <w:tmpl w:val="CA14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63259"/>
    <w:multiLevelType w:val="multilevel"/>
    <w:tmpl w:val="9614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D0B72"/>
    <w:multiLevelType w:val="hybridMultilevel"/>
    <w:tmpl w:val="60E822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871B15"/>
    <w:multiLevelType w:val="multilevel"/>
    <w:tmpl w:val="62466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51F30"/>
    <w:multiLevelType w:val="multilevel"/>
    <w:tmpl w:val="6F3C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07D8C"/>
    <w:multiLevelType w:val="multilevel"/>
    <w:tmpl w:val="9236B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76D36"/>
    <w:multiLevelType w:val="multilevel"/>
    <w:tmpl w:val="EB409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A6800"/>
    <w:multiLevelType w:val="multilevel"/>
    <w:tmpl w:val="32F2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11CAC"/>
    <w:multiLevelType w:val="hybridMultilevel"/>
    <w:tmpl w:val="60E822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1665D1B"/>
    <w:multiLevelType w:val="multilevel"/>
    <w:tmpl w:val="3D30B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7F26E5"/>
    <w:multiLevelType w:val="multilevel"/>
    <w:tmpl w:val="A16C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5C30AD"/>
    <w:multiLevelType w:val="multilevel"/>
    <w:tmpl w:val="5310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64A3D"/>
    <w:multiLevelType w:val="multilevel"/>
    <w:tmpl w:val="9AEA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361BE1"/>
    <w:multiLevelType w:val="multilevel"/>
    <w:tmpl w:val="775C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B56D8"/>
    <w:multiLevelType w:val="multilevel"/>
    <w:tmpl w:val="E5C68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F739ED"/>
    <w:multiLevelType w:val="multilevel"/>
    <w:tmpl w:val="DA3E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D97A0E"/>
    <w:multiLevelType w:val="multilevel"/>
    <w:tmpl w:val="8514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7C523C"/>
    <w:multiLevelType w:val="hybridMultilevel"/>
    <w:tmpl w:val="106436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8488416">
    <w:abstractNumId w:val="0"/>
  </w:num>
  <w:num w:numId="2" w16cid:durableId="1123041944">
    <w:abstractNumId w:val="18"/>
  </w:num>
  <w:num w:numId="3" w16cid:durableId="1847204739">
    <w:abstractNumId w:val="2"/>
  </w:num>
  <w:num w:numId="4" w16cid:durableId="1795446353">
    <w:abstractNumId w:val="6"/>
  </w:num>
  <w:num w:numId="5" w16cid:durableId="595749125">
    <w:abstractNumId w:val="8"/>
  </w:num>
  <w:num w:numId="6" w16cid:durableId="1073351595">
    <w:abstractNumId w:val="5"/>
  </w:num>
  <w:num w:numId="7" w16cid:durableId="1726679002">
    <w:abstractNumId w:val="11"/>
  </w:num>
  <w:num w:numId="8" w16cid:durableId="639311579">
    <w:abstractNumId w:val="17"/>
  </w:num>
  <w:num w:numId="9" w16cid:durableId="503860833">
    <w:abstractNumId w:val="1"/>
  </w:num>
  <w:num w:numId="10" w16cid:durableId="325133837">
    <w:abstractNumId w:val="7"/>
  </w:num>
  <w:num w:numId="11" w16cid:durableId="1932465302">
    <w:abstractNumId w:val="16"/>
  </w:num>
  <w:num w:numId="12" w16cid:durableId="344093185">
    <w:abstractNumId w:val="13"/>
  </w:num>
  <w:num w:numId="13" w16cid:durableId="825785294">
    <w:abstractNumId w:val="9"/>
  </w:num>
  <w:num w:numId="14" w16cid:durableId="244456004">
    <w:abstractNumId w:val="15"/>
  </w:num>
  <w:num w:numId="15" w16cid:durableId="684744974">
    <w:abstractNumId w:val="12"/>
  </w:num>
  <w:num w:numId="16" w16cid:durableId="1397778837">
    <w:abstractNumId w:val="3"/>
  </w:num>
  <w:num w:numId="17" w16cid:durableId="1937326171">
    <w:abstractNumId w:val="10"/>
  </w:num>
  <w:num w:numId="18" w16cid:durableId="1200321395">
    <w:abstractNumId w:val="4"/>
  </w:num>
  <w:num w:numId="19" w16cid:durableId="1701858465">
    <w:abstractNumId w:val="19"/>
  </w:num>
  <w:num w:numId="20" w16cid:durableId="55247286">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npact">
    <w15:presenceInfo w15:providerId="None" w15:userId="Genpact"/>
  </w15:person>
  <w15:person w15:author="Khanna, Urvashi">
    <w15:presenceInfo w15:providerId="AD" w15:userId="S::703297994@GENPACT.COM::12ab705f-8ed8-4fcc-91e7-a734e75087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58E"/>
    <w:rsid w:val="00001B46"/>
    <w:rsid w:val="0000639A"/>
    <w:rsid w:val="00011014"/>
    <w:rsid w:val="00016013"/>
    <w:rsid w:val="00016BAA"/>
    <w:rsid w:val="000236B8"/>
    <w:rsid w:val="00030C4F"/>
    <w:rsid w:val="00033435"/>
    <w:rsid w:val="00044455"/>
    <w:rsid w:val="00052347"/>
    <w:rsid w:val="000639F0"/>
    <w:rsid w:val="00063DEB"/>
    <w:rsid w:val="00074205"/>
    <w:rsid w:val="00085AC8"/>
    <w:rsid w:val="00086FE6"/>
    <w:rsid w:val="0009042A"/>
    <w:rsid w:val="0009194A"/>
    <w:rsid w:val="00097772"/>
    <w:rsid w:val="000A0D82"/>
    <w:rsid w:val="000A70DD"/>
    <w:rsid w:val="000B1FD4"/>
    <w:rsid w:val="000B49D6"/>
    <w:rsid w:val="000C6EEB"/>
    <w:rsid w:val="000E1937"/>
    <w:rsid w:val="000E528C"/>
    <w:rsid w:val="000E694C"/>
    <w:rsid w:val="000F4E56"/>
    <w:rsid w:val="000F6462"/>
    <w:rsid w:val="000F7F1B"/>
    <w:rsid w:val="0010658E"/>
    <w:rsid w:val="001116B1"/>
    <w:rsid w:val="0011401B"/>
    <w:rsid w:val="00117149"/>
    <w:rsid w:val="001171F6"/>
    <w:rsid w:val="0012115F"/>
    <w:rsid w:val="00141EC9"/>
    <w:rsid w:val="00152AB9"/>
    <w:rsid w:val="00155D3D"/>
    <w:rsid w:val="001579B3"/>
    <w:rsid w:val="00161D2F"/>
    <w:rsid w:val="0016299F"/>
    <w:rsid w:val="00164CDA"/>
    <w:rsid w:val="001719C9"/>
    <w:rsid w:val="00175DB1"/>
    <w:rsid w:val="00175EDA"/>
    <w:rsid w:val="00177131"/>
    <w:rsid w:val="0018497E"/>
    <w:rsid w:val="001A16D7"/>
    <w:rsid w:val="001A5ADF"/>
    <w:rsid w:val="001B10DA"/>
    <w:rsid w:val="001B42EC"/>
    <w:rsid w:val="001C7408"/>
    <w:rsid w:val="001D3531"/>
    <w:rsid w:val="001D55E3"/>
    <w:rsid w:val="001D74B0"/>
    <w:rsid w:val="001F17B1"/>
    <w:rsid w:val="001F65E4"/>
    <w:rsid w:val="001F6F9F"/>
    <w:rsid w:val="001F7E6B"/>
    <w:rsid w:val="0020067D"/>
    <w:rsid w:val="00206CA1"/>
    <w:rsid w:val="00213B53"/>
    <w:rsid w:val="00217092"/>
    <w:rsid w:val="00220486"/>
    <w:rsid w:val="002406B7"/>
    <w:rsid w:val="00241D62"/>
    <w:rsid w:val="0024523C"/>
    <w:rsid w:val="002473C3"/>
    <w:rsid w:val="002506EE"/>
    <w:rsid w:val="00251B35"/>
    <w:rsid w:val="00253C70"/>
    <w:rsid w:val="002556C3"/>
    <w:rsid w:val="00261F0B"/>
    <w:rsid w:val="00262737"/>
    <w:rsid w:val="00267D23"/>
    <w:rsid w:val="0027376F"/>
    <w:rsid w:val="00285AD2"/>
    <w:rsid w:val="002860EB"/>
    <w:rsid w:val="00286937"/>
    <w:rsid w:val="0029127C"/>
    <w:rsid w:val="00294497"/>
    <w:rsid w:val="002959F5"/>
    <w:rsid w:val="002A46D2"/>
    <w:rsid w:val="002A5132"/>
    <w:rsid w:val="002B6A86"/>
    <w:rsid w:val="002C2E5F"/>
    <w:rsid w:val="002C2EA5"/>
    <w:rsid w:val="002E403D"/>
    <w:rsid w:val="002E794A"/>
    <w:rsid w:val="00300D23"/>
    <w:rsid w:val="00301D1F"/>
    <w:rsid w:val="00302054"/>
    <w:rsid w:val="00302CB9"/>
    <w:rsid w:val="003129D1"/>
    <w:rsid w:val="0031489C"/>
    <w:rsid w:val="003213BA"/>
    <w:rsid w:val="0033356A"/>
    <w:rsid w:val="00345E0C"/>
    <w:rsid w:val="003509D0"/>
    <w:rsid w:val="00357DD8"/>
    <w:rsid w:val="00362604"/>
    <w:rsid w:val="00377AD9"/>
    <w:rsid w:val="003B25E9"/>
    <w:rsid w:val="003B6B9C"/>
    <w:rsid w:val="003B7F85"/>
    <w:rsid w:val="003C14FE"/>
    <w:rsid w:val="003C227A"/>
    <w:rsid w:val="003C43A3"/>
    <w:rsid w:val="003D71EF"/>
    <w:rsid w:val="003F2039"/>
    <w:rsid w:val="003F355A"/>
    <w:rsid w:val="003F3584"/>
    <w:rsid w:val="003F39C2"/>
    <w:rsid w:val="00415A22"/>
    <w:rsid w:val="00420FBE"/>
    <w:rsid w:val="00426798"/>
    <w:rsid w:val="00430374"/>
    <w:rsid w:val="00432B6D"/>
    <w:rsid w:val="00443BEF"/>
    <w:rsid w:val="00445F2A"/>
    <w:rsid w:val="00481643"/>
    <w:rsid w:val="004900DB"/>
    <w:rsid w:val="0049259B"/>
    <w:rsid w:val="00494E90"/>
    <w:rsid w:val="004A1A4E"/>
    <w:rsid w:val="004A4402"/>
    <w:rsid w:val="004A5556"/>
    <w:rsid w:val="004B51E3"/>
    <w:rsid w:val="004C0218"/>
    <w:rsid w:val="004C3A49"/>
    <w:rsid w:val="004C4E25"/>
    <w:rsid w:val="004C535B"/>
    <w:rsid w:val="004D1442"/>
    <w:rsid w:val="004D315E"/>
    <w:rsid w:val="004F50C9"/>
    <w:rsid w:val="0050734A"/>
    <w:rsid w:val="00520A77"/>
    <w:rsid w:val="00523665"/>
    <w:rsid w:val="005301DB"/>
    <w:rsid w:val="00532D0F"/>
    <w:rsid w:val="00533128"/>
    <w:rsid w:val="00534F8A"/>
    <w:rsid w:val="0054302F"/>
    <w:rsid w:val="005506C3"/>
    <w:rsid w:val="005537B7"/>
    <w:rsid w:val="0055550C"/>
    <w:rsid w:val="00574924"/>
    <w:rsid w:val="00581CAD"/>
    <w:rsid w:val="00585E9E"/>
    <w:rsid w:val="00587733"/>
    <w:rsid w:val="005906CE"/>
    <w:rsid w:val="00590B5E"/>
    <w:rsid w:val="00591521"/>
    <w:rsid w:val="005A4BC5"/>
    <w:rsid w:val="005A598D"/>
    <w:rsid w:val="005B4268"/>
    <w:rsid w:val="005B53E2"/>
    <w:rsid w:val="005B648C"/>
    <w:rsid w:val="005C2CC5"/>
    <w:rsid w:val="005D56FA"/>
    <w:rsid w:val="005E5C48"/>
    <w:rsid w:val="005E659C"/>
    <w:rsid w:val="005F091B"/>
    <w:rsid w:val="005F6255"/>
    <w:rsid w:val="006037B6"/>
    <w:rsid w:val="00605453"/>
    <w:rsid w:val="00610AA8"/>
    <w:rsid w:val="006169B9"/>
    <w:rsid w:val="006221A7"/>
    <w:rsid w:val="00626263"/>
    <w:rsid w:val="00631A91"/>
    <w:rsid w:val="006325BB"/>
    <w:rsid w:val="00635B4A"/>
    <w:rsid w:val="00640AEB"/>
    <w:rsid w:val="006434A5"/>
    <w:rsid w:val="00643823"/>
    <w:rsid w:val="00646FDE"/>
    <w:rsid w:val="006474B3"/>
    <w:rsid w:val="0065118F"/>
    <w:rsid w:val="0065176B"/>
    <w:rsid w:val="006570AB"/>
    <w:rsid w:val="0066181C"/>
    <w:rsid w:val="0066261A"/>
    <w:rsid w:val="00672456"/>
    <w:rsid w:val="00676651"/>
    <w:rsid w:val="00676BB2"/>
    <w:rsid w:val="006840A7"/>
    <w:rsid w:val="006A3590"/>
    <w:rsid w:val="006A5B46"/>
    <w:rsid w:val="006A62A1"/>
    <w:rsid w:val="006B0D40"/>
    <w:rsid w:val="006B7CD8"/>
    <w:rsid w:val="006C162B"/>
    <w:rsid w:val="006C27E0"/>
    <w:rsid w:val="006D2BDA"/>
    <w:rsid w:val="006D487A"/>
    <w:rsid w:val="0070093F"/>
    <w:rsid w:val="00704AE5"/>
    <w:rsid w:val="0071178A"/>
    <w:rsid w:val="007144E9"/>
    <w:rsid w:val="007148F8"/>
    <w:rsid w:val="007164E6"/>
    <w:rsid w:val="0072403B"/>
    <w:rsid w:val="00726EF9"/>
    <w:rsid w:val="00727D27"/>
    <w:rsid w:val="00741308"/>
    <w:rsid w:val="007429D9"/>
    <w:rsid w:val="0074580D"/>
    <w:rsid w:val="007465A0"/>
    <w:rsid w:val="00746B45"/>
    <w:rsid w:val="00762C77"/>
    <w:rsid w:val="00766F86"/>
    <w:rsid w:val="007729FC"/>
    <w:rsid w:val="00774B0B"/>
    <w:rsid w:val="00787BF4"/>
    <w:rsid w:val="00790F67"/>
    <w:rsid w:val="007916F3"/>
    <w:rsid w:val="007922FC"/>
    <w:rsid w:val="0079283C"/>
    <w:rsid w:val="00794985"/>
    <w:rsid w:val="00796BF3"/>
    <w:rsid w:val="007A5A1C"/>
    <w:rsid w:val="007B14F1"/>
    <w:rsid w:val="007B20B1"/>
    <w:rsid w:val="007C4EEA"/>
    <w:rsid w:val="007C5E1F"/>
    <w:rsid w:val="007C78EE"/>
    <w:rsid w:val="007D302B"/>
    <w:rsid w:val="007D3B08"/>
    <w:rsid w:val="007E4DA1"/>
    <w:rsid w:val="00803E70"/>
    <w:rsid w:val="00813503"/>
    <w:rsid w:val="00816A78"/>
    <w:rsid w:val="008220DE"/>
    <w:rsid w:val="00835260"/>
    <w:rsid w:val="0084139A"/>
    <w:rsid w:val="00842A23"/>
    <w:rsid w:val="00846FD5"/>
    <w:rsid w:val="00857BA6"/>
    <w:rsid w:val="008729B6"/>
    <w:rsid w:val="008731A2"/>
    <w:rsid w:val="0088208E"/>
    <w:rsid w:val="0089364C"/>
    <w:rsid w:val="00893CBF"/>
    <w:rsid w:val="00897AA7"/>
    <w:rsid w:val="008A0C82"/>
    <w:rsid w:val="008A1FBC"/>
    <w:rsid w:val="008A66B4"/>
    <w:rsid w:val="008B2C0F"/>
    <w:rsid w:val="008C4DBB"/>
    <w:rsid w:val="008C4E8D"/>
    <w:rsid w:val="008D0FA8"/>
    <w:rsid w:val="008D4EFD"/>
    <w:rsid w:val="008E142D"/>
    <w:rsid w:val="008E5A7D"/>
    <w:rsid w:val="008F0A80"/>
    <w:rsid w:val="008F5654"/>
    <w:rsid w:val="008F7A5B"/>
    <w:rsid w:val="008F7E52"/>
    <w:rsid w:val="00910F21"/>
    <w:rsid w:val="00912D89"/>
    <w:rsid w:val="0093080D"/>
    <w:rsid w:val="00937103"/>
    <w:rsid w:val="00937FC2"/>
    <w:rsid w:val="00942FF4"/>
    <w:rsid w:val="009515B2"/>
    <w:rsid w:val="00956D83"/>
    <w:rsid w:val="009639EA"/>
    <w:rsid w:val="00963F0F"/>
    <w:rsid w:val="00976E8E"/>
    <w:rsid w:val="00981791"/>
    <w:rsid w:val="00983292"/>
    <w:rsid w:val="00984352"/>
    <w:rsid w:val="00991505"/>
    <w:rsid w:val="009A3250"/>
    <w:rsid w:val="009A4C44"/>
    <w:rsid w:val="009A7721"/>
    <w:rsid w:val="009B0B0F"/>
    <w:rsid w:val="009B5B4D"/>
    <w:rsid w:val="009B6E12"/>
    <w:rsid w:val="009C56A0"/>
    <w:rsid w:val="009C6043"/>
    <w:rsid w:val="009D1ED3"/>
    <w:rsid w:val="009D264B"/>
    <w:rsid w:val="009D7E56"/>
    <w:rsid w:val="009F04B3"/>
    <w:rsid w:val="009F2DCA"/>
    <w:rsid w:val="00A0264E"/>
    <w:rsid w:val="00A10D1D"/>
    <w:rsid w:val="00A124D8"/>
    <w:rsid w:val="00A15907"/>
    <w:rsid w:val="00A17C0F"/>
    <w:rsid w:val="00A205D6"/>
    <w:rsid w:val="00A20FC9"/>
    <w:rsid w:val="00A224E5"/>
    <w:rsid w:val="00A23173"/>
    <w:rsid w:val="00A30AC0"/>
    <w:rsid w:val="00A327A3"/>
    <w:rsid w:val="00A327DF"/>
    <w:rsid w:val="00A33549"/>
    <w:rsid w:val="00A455C3"/>
    <w:rsid w:val="00A45BA8"/>
    <w:rsid w:val="00A47B0A"/>
    <w:rsid w:val="00A53EDE"/>
    <w:rsid w:val="00A62DCB"/>
    <w:rsid w:val="00A650A9"/>
    <w:rsid w:val="00A75C41"/>
    <w:rsid w:val="00A83982"/>
    <w:rsid w:val="00AA0E2F"/>
    <w:rsid w:val="00AA1D32"/>
    <w:rsid w:val="00AA5E2C"/>
    <w:rsid w:val="00AB7326"/>
    <w:rsid w:val="00AC40AC"/>
    <w:rsid w:val="00AC4EC7"/>
    <w:rsid w:val="00AC5366"/>
    <w:rsid w:val="00AC65FF"/>
    <w:rsid w:val="00AD425C"/>
    <w:rsid w:val="00AD54AD"/>
    <w:rsid w:val="00AE46FB"/>
    <w:rsid w:val="00AF6A55"/>
    <w:rsid w:val="00B12EE0"/>
    <w:rsid w:val="00B14A9C"/>
    <w:rsid w:val="00B15C3C"/>
    <w:rsid w:val="00B2286B"/>
    <w:rsid w:val="00B45CBA"/>
    <w:rsid w:val="00B64202"/>
    <w:rsid w:val="00B857C1"/>
    <w:rsid w:val="00B907C3"/>
    <w:rsid w:val="00B91CA4"/>
    <w:rsid w:val="00BA1EF8"/>
    <w:rsid w:val="00BA29FF"/>
    <w:rsid w:val="00BA799F"/>
    <w:rsid w:val="00BB0C5C"/>
    <w:rsid w:val="00BB3DE9"/>
    <w:rsid w:val="00BC75CA"/>
    <w:rsid w:val="00BE22E0"/>
    <w:rsid w:val="00C10141"/>
    <w:rsid w:val="00C119C5"/>
    <w:rsid w:val="00C162FA"/>
    <w:rsid w:val="00C32375"/>
    <w:rsid w:val="00C3541F"/>
    <w:rsid w:val="00C42C02"/>
    <w:rsid w:val="00C43EA2"/>
    <w:rsid w:val="00C522CA"/>
    <w:rsid w:val="00C61B2D"/>
    <w:rsid w:val="00C622CC"/>
    <w:rsid w:val="00C74ED5"/>
    <w:rsid w:val="00C8283F"/>
    <w:rsid w:val="00CA3DD7"/>
    <w:rsid w:val="00CA408E"/>
    <w:rsid w:val="00CA5DD0"/>
    <w:rsid w:val="00CA6035"/>
    <w:rsid w:val="00CA7DB6"/>
    <w:rsid w:val="00CB31B5"/>
    <w:rsid w:val="00CD73AD"/>
    <w:rsid w:val="00CE6075"/>
    <w:rsid w:val="00CE71F9"/>
    <w:rsid w:val="00CF1BD7"/>
    <w:rsid w:val="00CF7503"/>
    <w:rsid w:val="00CF7C7C"/>
    <w:rsid w:val="00D04BB2"/>
    <w:rsid w:val="00D167DA"/>
    <w:rsid w:val="00D17BF2"/>
    <w:rsid w:val="00D2526F"/>
    <w:rsid w:val="00D30F73"/>
    <w:rsid w:val="00D3287D"/>
    <w:rsid w:val="00D4378D"/>
    <w:rsid w:val="00D451A2"/>
    <w:rsid w:val="00D464B9"/>
    <w:rsid w:val="00D4685D"/>
    <w:rsid w:val="00D47539"/>
    <w:rsid w:val="00D50357"/>
    <w:rsid w:val="00D54766"/>
    <w:rsid w:val="00D5725A"/>
    <w:rsid w:val="00D64E47"/>
    <w:rsid w:val="00D654D7"/>
    <w:rsid w:val="00D6602D"/>
    <w:rsid w:val="00D8374F"/>
    <w:rsid w:val="00D8564E"/>
    <w:rsid w:val="00D87041"/>
    <w:rsid w:val="00DA763C"/>
    <w:rsid w:val="00DB69EF"/>
    <w:rsid w:val="00DB716A"/>
    <w:rsid w:val="00DC2DBE"/>
    <w:rsid w:val="00DC60AF"/>
    <w:rsid w:val="00DE40A2"/>
    <w:rsid w:val="00DE7094"/>
    <w:rsid w:val="00E130C4"/>
    <w:rsid w:val="00E24DE2"/>
    <w:rsid w:val="00E2527B"/>
    <w:rsid w:val="00E30380"/>
    <w:rsid w:val="00E335E9"/>
    <w:rsid w:val="00E454A4"/>
    <w:rsid w:val="00E467F8"/>
    <w:rsid w:val="00E57F37"/>
    <w:rsid w:val="00E60E0F"/>
    <w:rsid w:val="00E918B7"/>
    <w:rsid w:val="00E93763"/>
    <w:rsid w:val="00EB1A35"/>
    <w:rsid w:val="00EB1C07"/>
    <w:rsid w:val="00EB62D1"/>
    <w:rsid w:val="00EC3F5F"/>
    <w:rsid w:val="00EC526A"/>
    <w:rsid w:val="00ED1B1A"/>
    <w:rsid w:val="00ED4203"/>
    <w:rsid w:val="00EE21A6"/>
    <w:rsid w:val="00EE6BFF"/>
    <w:rsid w:val="00EF0E75"/>
    <w:rsid w:val="00F01B41"/>
    <w:rsid w:val="00F06A95"/>
    <w:rsid w:val="00F076FA"/>
    <w:rsid w:val="00F11047"/>
    <w:rsid w:val="00F16246"/>
    <w:rsid w:val="00F31A0F"/>
    <w:rsid w:val="00F35FF1"/>
    <w:rsid w:val="00F413C1"/>
    <w:rsid w:val="00F44AAF"/>
    <w:rsid w:val="00F46BC5"/>
    <w:rsid w:val="00F528E9"/>
    <w:rsid w:val="00F535B5"/>
    <w:rsid w:val="00F540AD"/>
    <w:rsid w:val="00F551D2"/>
    <w:rsid w:val="00F5582A"/>
    <w:rsid w:val="00F57DD9"/>
    <w:rsid w:val="00F618F6"/>
    <w:rsid w:val="00F7605C"/>
    <w:rsid w:val="00F76B4F"/>
    <w:rsid w:val="00F85A1D"/>
    <w:rsid w:val="00F964AF"/>
    <w:rsid w:val="00F97139"/>
    <w:rsid w:val="00FB518D"/>
    <w:rsid w:val="00FB5CCC"/>
    <w:rsid w:val="00FB6B4D"/>
    <w:rsid w:val="00FB7F41"/>
    <w:rsid w:val="00FC6137"/>
    <w:rsid w:val="00FE5349"/>
    <w:rsid w:val="00FF074B"/>
    <w:rsid w:val="00FF7FAB"/>
    <w:rsid w:val="1267C32A"/>
    <w:rsid w:val="4AC740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935C6"/>
  <w15:chartTrackingRefBased/>
  <w15:docId w15:val="{31AC17B8-A161-432C-8C35-670B037EB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5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5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5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5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58E"/>
    <w:rPr>
      <w:rFonts w:eastAsiaTheme="majorEastAsia" w:cstheme="majorBidi"/>
      <w:color w:val="272727" w:themeColor="text1" w:themeTint="D8"/>
    </w:rPr>
  </w:style>
  <w:style w:type="paragraph" w:styleId="Title">
    <w:name w:val="Title"/>
    <w:basedOn w:val="Normal"/>
    <w:next w:val="Normal"/>
    <w:link w:val="TitleChar"/>
    <w:uiPriority w:val="10"/>
    <w:qFormat/>
    <w:rsid w:val="00106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58E"/>
    <w:pPr>
      <w:spacing w:before="160"/>
      <w:jc w:val="center"/>
    </w:pPr>
    <w:rPr>
      <w:i/>
      <w:iCs/>
      <w:color w:val="404040" w:themeColor="text1" w:themeTint="BF"/>
    </w:rPr>
  </w:style>
  <w:style w:type="character" w:customStyle="1" w:styleId="QuoteChar">
    <w:name w:val="Quote Char"/>
    <w:basedOn w:val="DefaultParagraphFont"/>
    <w:link w:val="Quote"/>
    <w:uiPriority w:val="29"/>
    <w:rsid w:val="0010658E"/>
    <w:rPr>
      <w:i/>
      <w:iCs/>
      <w:color w:val="404040" w:themeColor="text1" w:themeTint="BF"/>
    </w:rPr>
  </w:style>
  <w:style w:type="paragraph" w:styleId="ListParagraph">
    <w:name w:val="List Paragraph"/>
    <w:basedOn w:val="Normal"/>
    <w:uiPriority w:val="34"/>
    <w:qFormat/>
    <w:rsid w:val="0010658E"/>
    <w:pPr>
      <w:ind w:left="720"/>
      <w:contextualSpacing/>
    </w:pPr>
  </w:style>
  <w:style w:type="character" w:styleId="IntenseEmphasis">
    <w:name w:val="Intense Emphasis"/>
    <w:basedOn w:val="DefaultParagraphFont"/>
    <w:uiPriority w:val="21"/>
    <w:qFormat/>
    <w:rsid w:val="0010658E"/>
    <w:rPr>
      <w:i/>
      <w:iCs/>
      <w:color w:val="0F4761" w:themeColor="accent1" w:themeShade="BF"/>
    </w:rPr>
  </w:style>
  <w:style w:type="paragraph" w:styleId="IntenseQuote">
    <w:name w:val="Intense Quote"/>
    <w:basedOn w:val="Normal"/>
    <w:next w:val="Normal"/>
    <w:link w:val="IntenseQuoteChar"/>
    <w:uiPriority w:val="30"/>
    <w:qFormat/>
    <w:rsid w:val="00106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58E"/>
    <w:rPr>
      <w:i/>
      <w:iCs/>
      <w:color w:val="0F4761" w:themeColor="accent1" w:themeShade="BF"/>
    </w:rPr>
  </w:style>
  <w:style w:type="character" w:styleId="IntenseReference">
    <w:name w:val="Intense Reference"/>
    <w:basedOn w:val="DefaultParagraphFont"/>
    <w:uiPriority w:val="32"/>
    <w:qFormat/>
    <w:rsid w:val="0010658E"/>
    <w:rPr>
      <w:b/>
      <w:bCs/>
      <w:smallCaps/>
      <w:color w:val="0F4761" w:themeColor="accent1" w:themeShade="BF"/>
      <w:spacing w:val="5"/>
    </w:rPr>
  </w:style>
  <w:style w:type="paragraph" w:styleId="Header">
    <w:name w:val="header"/>
    <w:basedOn w:val="Normal"/>
    <w:link w:val="HeaderChar"/>
    <w:uiPriority w:val="99"/>
    <w:unhideWhenUsed/>
    <w:rsid w:val="00EB1A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1A35"/>
  </w:style>
  <w:style w:type="paragraph" w:styleId="Footer">
    <w:name w:val="footer"/>
    <w:basedOn w:val="Normal"/>
    <w:link w:val="FooterChar"/>
    <w:uiPriority w:val="99"/>
    <w:unhideWhenUsed/>
    <w:rsid w:val="00EB1A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1A35"/>
  </w:style>
  <w:style w:type="paragraph" w:styleId="Revision">
    <w:name w:val="Revision"/>
    <w:hidden/>
    <w:uiPriority w:val="99"/>
    <w:semiHidden/>
    <w:rsid w:val="00AA5E2C"/>
    <w:pPr>
      <w:spacing w:after="0" w:line="240" w:lineRule="auto"/>
    </w:pPr>
  </w:style>
  <w:style w:type="character" w:styleId="CommentReference">
    <w:name w:val="annotation reference"/>
    <w:basedOn w:val="DefaultParagraphFont"/>
    <w:uiPriority w:val="99"/>
    <w:semiHidden/>
    <w:unhideWhenUsed/>
    <w:rsid w:val="00AA5E2C"/>
    <w:rPr>
      <w:sz w:val="16"/>
      <w:szCs w:val="16"/>
    </w:rPr>
  </w:style>
  <w:style w:type="paragraph" w:styleId="CommentText">
    <w:name w:val="annotation text"/>
    <w:basedOn w:val="Normal"/>
    <w:link w:val="CommentTextChar"/>
    <w:uiPriority w:val="99"/>
    <w:unhideWhenUsed/>
    <w:rsid w:val="00AA5E2C"/>
    <w:pPr>
      <w:spacing w:line="240" w:lineRule="auto"/>
    </w:pPr>
    <w:rPr>
      <w:sz w:val="20"/>
      <w:szCs w:val="20"/>
    </w:rPr>
  </w:style>
  <w:style w:type="character" w:customStyle="1" w:styleId="CommentTextChar">
    <w:name w:val="Comment Text Char"/>
    <w:basedOn w:val="DefaultParagraphFont"/>
    <w:link w:val="CommentText"/>
    <w:uiPriority w:val="99"/>
    <w:rsid w:val="00AA5E2C"/>
    <w:rPr>
      <w:sz w:val="20"/>
      <w:szCs w:val="20"/>
    </w:rPr>
  </w:style>
  <w:style w:type="paragraph" w:styleId="CommentSubject">
    <w:name w:val="annotation subject"/>
    <w:basedOn w:val="CommentText"/>
    <w:next w:val="CommentText"/>
    <w:link w:val="CommentSubjectChar"/>
    <w:uiPriority w:val="99"/>
    <w:semiHidden/>
    <w:unhideWhenUsed/>
    <w:rsid w:val="00AA5E2C"/>
    <w:rPr>
      <w:b/>
      <w:bCs/>
    </w:rPr>
  </w:style>
  <w:style w:type="character" w:customStyle="1" w:styleId="CommentSubjectChar">
    <w:name w:val="Comment Subject Char"/>
    <w:basedOn w:val="CommentTextChar"/>
    <w:link w:val="CommentSubject"/>
    <w:uiPriority w:val="99"/>
    <w:semiHidden/>
    <w:rsid w:val="00AA5E2C"/>
    <w:rPr>
      <w:b/>
      <w:bCs/>
      <w:sz w:val="20"/>
      <w:szCs w:val="20"/>
    </w:rPr>
  </w:style>
  <w:style w:type="character" w:styleId="Strong">
    <w:name w:val="Strong"/>
    <w:basedOn w:val="DefaultParagraphFont"/>
    <w:uiPriority w:val="22"/>
    <w:qFormat/>
    <w:rsid w:val="00D64E47"/>
    <w:rPr>
      <w:b/>
      <w:bCs/>
    </w:rPr>
  </w:style>
  <w:style w:type="character" w:styleId="Mention">
    <w:name w:val="Mention"/>
    <w:basedOn w:val="DefaultParagraphFont"/>
    <w:uiPriority w:val="99"/>
    <w:unhideWhenUsed/>
    <w:rsid w:val="00A17C0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9551E4-B205-4793-B319-0E25A52BB6A9}">
  <we:reference id="6cec9104-4737-421b-a03d-239e5c3d9697" version="1.0.3.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piedFrom xmlns="c93d0f0f-3cc9-4425-a3ca-a970db1fbb2c" xsi:nil="true"/>
    <TaxCatchAll xmlns="2e68cf6c-51ba-4f32-8108-1b311084bf44" xsi:nil="true"/>
    <lcf76f155ced4ddcb4097134ff3c332f xmlns="c93d0f0f-3cc9-4425-a3ca-a970db1fbb2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8E0EE32BB6DC8E44A4FDB7FCD1B6EAD6" ma:contentTypeVersion="20" ma:contentTypeDescription="Criar um novo documento." ma:contentTypeScope="" ma:versionID="4fff3de12a2c94f94c8725dff19c6f7c">
  <xsd:schema xmlns:xsd="http://www.w3.org/2001/XMLSchema" xmlns:xs="http://www.w3.org/2001/XMLSchema" xmlns:p="http://schemas.microsoft.com/office/2006/metadata/properties" xmlns:ns2="c93d0f0f-3cc9-4425-a3ca-a970db1fbb2c" xmlns:ns3="2e68cf6c-51ba-4f32-8108-1b311084bf44" targetNamespace="http://schemas.microsoft.com/office/2006/metadata/properties" ma:root="true" ma:fieldsID="72f0af40e16778b0de8f2170d310f010" ns2:_="" ns3:_="">
    <xsd:import namespace="c93d0f0f-3cc9-4425-a3ca-a970db1fbb2c"/>
    <xsd:import namespace="2e68cf6c-51ba-4f32-8108-1b311084bf4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ObjectDetectorVersions" minOccurs="0"/>
                <xsd:element ref="ns2:MediaServiceSearchProperties" minOccurs="0"/>
                <xsd:element ref="ns2:MediaServiceBillingMetadata" minOccurs="0"/>
                <xsd:element ref="ns2:MediaServiceLocation" minOccurs="0"/>
                <xsd:element ref="ns2:Copi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3d0f0f-3cc9-4425-a3ca-a970db1fbb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Etiquetas de Imagem"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CopiedFrom" ma:index="26" nillable="true" ma:displayName="Copied From" ma:description="Where the folder was originally copied from (ex: SF or D&amp;A)" ma:format="Dropdown" ma:internalName="CopiedFrom">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e68cf6c-51ba-4f32-8108-1b311084bf44" elementFormDefault="qualified">
    <xsd:import namespace="http://schemas.microsoft.com/office/2006/documentManagement/types"/>
    <xsd:import namespace="http://schemas.microsoft.com/office/infopath/2007/PartnerControls"/>
    <xsd:element name="SharedWithUsers" ma:index="10"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Partilhado Com" ma:internalName="SharedWithDetails" ma:readOnly="true">
      <xsd:simpleType>
        <xsd:restriction base="dms:Note">
          <xsd:maxLength value="255"/>
        </xsd:restriction>
      </xsd:simpleType>
    </xsd:element>
    <xsd:element name="TaxCatchAll" ma:index="16" nillable="true" ma:displayName="Taxonomy Catch All Column" ma:hidden="true" ma:list="{ee5ec7c1-feff-4c49-9161-61b386a4c22d}" ma:internalName="TaxCatchAll" ma:showField="CatchAllData" ma:web="2e68cf6c-51ba-4f32-8108-1b311084bf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A4EEB2-7141-480B-BD77-1EE48DA90BB5}">
  <ds:schemaRefs>
    <ds:schemaRef ds:uri="http://schemas.microsoft.com/sharepoint/v3/contenttype/forms"/>
  </ds:schemaRefs>
</ds:datastoreItem>
</file>

<file path=customXml/itemProps2.xml><?xml version="1.0" encoding="utf-8"?>
<ds:datastoreItem xmlns:ds="http://schemas.openxmlformats.org/officeDocument/2006/customXml" ds:itemID="{F742CF25-E330-4415-9891-CBF37A2B6022}">
  <ds:schemaRefs>
    <ds:schemaRef ds:uri="http://schemas.microsoft.com/office/infopath/2007/PartnerControls"/>
    <ds:schemaRef ds:uri="http://purl.org/dc/dcmitype/"/>
    <ds:schemaRef ds:uri="http://schemas.microsoft.com/office/2006/documentManagement/types"/>
    <ds:schemaRef ds:uri="http://schemas.openxmlformats.org/package/2006/metadata/core-properties"/>
    <ds:schemaRef ds:uri="http://purl.org/dc/terms/"/>
    <ds:schemaRef ds:uri="a8f4addc-8d68-40ed-8b41-50dedd596de2"/>
    <ds:schemaRef ds:uri="http://schemas.microsoft.com/office/2006/metadata/properties"/>
    <ds:schemaRef ds:uri="http://www.w3.org/XML/1998/namespace"/>
    <ds:schemaRef ds:uri="http://purl.org/dc/elements/1.1/"/>
  </ds:schemaRefs>
</ds:datastoreItem>
</file>

<file path=customXml/itemProps3.xml><?xml version="1.0" encoding="utf-8"?>
<ds:datastoreItem xmlns:ds="http://schemas.openxmlformats.org/officeDocument/2006/customXml" ds:itemID="{74FC689E-5A09-4372-873B-D11A75882362}"/>
</file>

<file path=docProps/app.xml><?xml version="1.0" encoding="utf-8"?>
<Properties xmlns="http://schemas.openxmlformats.org/officeDocument/2006/extended-properties" xmlns:vt="http://schemas.openxmlformats.org/officeDocument/2006/docPropsVTypes">
  <Template>Normal</Template>
  <TotalTime>436</TotalTime>
  <Pages>4</Pages>
  <Words>745</Words>
  <Characters>5203</Characters>
  <Application>Microsoft Office Word</Application>
  <DocSecurity>0</DocSecurity>
  <Lines>81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Foroozanfar, Mona</dc:creator>
  <cp:keywords/>
  <dc:description/>
  <cp:lastModifiedBy>Khushalani, Neha</cp:lastModifiedBy>
  <cp:revision>193</cp:revision>
  <dcterms:created xsi:type="dcterms:W3CDTF">2026-03-22T01:02:00Z</dcterms:created>
  <dcterms:modified xsi:type="dcterms:W3CDTF">2026-03-27T15:33:00Z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1e58c1-766d-4ff4-9619-b604fc37898b_Enabled">
    <vt:lpwstr>true</vt:lpwstr>
  </property>
  <property fmtid="{D5CDD505-2E9C-101B-9397-08002B2CF9AE}" pid="3" name="MSIP_Label_9e1e58c1-766d-4ff4-9619-b604fc37898b_SetDate">
    <vt:lpwstr>2026-03-13T18:27:38Z</vt:lpwstr>
  </property>
  <property fmtid="{D5CDD505-2E9C-101B-9397-08002B2CF9AE}" pid="4" name="MSIP_Label_9e1e58c1-766d-4ff4-9619-b604fc37898b_Method">
    <vt:lpwstr>Standard</vt:lpwstr>
  </property>
  <property fmtid="{D5CDD505-2E9C-101B-9397-08002B2CF9AE}" pid="5" name="MSIP_Label_9e1e58c1-766d-4ff4-9619-b604fc37898b_Name">
    <vt:lpwstr>Internal Use</vt:lpwstr>
  </property>
  <property fmtid="{D5CDD505-2E9C-101B-9397-08002B2CF9AE}" pid="6" name="MSIP_Label_9e1e58c1-766d-4ff4-9619-b604fc37898b_SiteId">
    <vt:lpwstr>e3ff91d8-34c8-4b15-a0b4-18910a6ac575</vt:lpwstr>
  </property>
  <property fmtid="{D5CDD505-2E9C-101B-9397-08002B2CF9AE}" pid="7" name="MSIP_Label_9e1e58c1-766d-4ff4-9619-b604fc37898b_ActionId">
    <vt:lpwstr>22abcc39-efa3-47f8-9205-09464cfab5be</vt:lpwstr>
  </property>
  <property fmtid="{D5CDD505-2E9C-101B-9397-08002B2CF9AE}" pid="8" name="MSIP_Label_9e1e58c1-766d-4ff4-9619-b604fc37898b_ContentBits">
    <vt:lpwstr>0</vt:lpwstr>
  </property>
  <property fmtid="{D5CDD505-2E9C-101B-9397-08002B2CF9AE}" pid="9" name="MSIP_Label_9e1e58c1-766d-4ff4-9619-b604fc37898b_Tag">
    <vt:lpwstr>10, 3, 0, 1</vt:lpwstr>
  </property>
  <property fmtid="{D5CDD505-2E9C-101B-9397-08002B2CF9AE}" pid="10" name="ContentTypeId">
    <vt:lpwstr>0x0101008E0EE32BB6DC8E44A4FDB7FCD1B6EAD6</vt:lpwstr>
  </property>
  <property fmtid="{D5CDD505-2E9C-101B-9397-08002B2CF9AE}" pid="11" name="docLang">
    <vt:lpwstr>en</vt:lpwstr>
  </property>
</Properties>
</file>