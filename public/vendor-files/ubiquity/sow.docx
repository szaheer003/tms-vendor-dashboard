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Aptos Narrow" w:cs="Aptos Narrow" w:hAnsi="Aptos Narrow" w:eastAsia="Aptos Narrow"/>
          <w:b w:val="1"/>
          <w:bCs w:val="1"/>
          <w:sz w:val="22"/>
          <w:szCs w:val="22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DRAFT STATEMENT OF WORK</w:t>
      </w:r>
    </w:p>
    <w:p>
      <w:pPr>
        <w:pStyle w:val="Body"/>
        <w:jc w:val="center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Business Process Outsourcing (BPO) Services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Structure and Governing Documents</w:t>
      </w:r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This Statement of Work (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“</w:t>
      </w: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SOW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”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) is issued by Fidelity Information Services, LLC </w:t>
      </w: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</w:rPr>
        <w:t>(</w:t>
      </w: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“</w:t>
      </w: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</w:rPr>
        <w:t>FIS</w:t>
      </w: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”</w:t>
      </w: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</w:rPr>
        <w:t>)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, inclusive of the TSYS business, and will form part of the definitive outsourcing agreement entered into between FIS and the successful bidder (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“</w:t>
      </w: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Service Provider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”</w:t>
      </w:r>
      <w:r>
        <w:rPr>
          <w:rFonts w:ascii="Aptos Narrow" w:cs="Aptos Narrow" w:hAnsi="Aptos Narrow" w:eastAsia="Aptos Narrow"/>
          <w:sz w:val="22"/>
          <w:szCs w:val="22"/>
          <w:rtl w:val="0"/>
        </w:rPr>
        <w:t>).</w:t>
      </w:r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This SOW is governed by: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The FIS Master Services Agreement (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“</w:t>
      </w:r>
      <w:r>
        <w:rPr>
          <w:rFonts w:ascii="Aptos Narrow" w:cs="Aptos Narrow" w:hAnsi="Aptos Narrow" w:eastAsia="Aptos Narrow"/>
          <w:sz w:val="22"/>
          <w:szCs w:val="22"/>
          <w:rtl w:val="0"/>
        </w:rPr>
        <w:t>MSA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”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), and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This SOW, which shall prevail in the event of conflict for SOWspecific matters.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Term and Renewal</w:t>
      </w:r>
    </w:p>
    <w:p>
      <w:pPr>
        <w:pStyle w:val="Body"/>
        <w:numPr>
          <w:ilvl w:val="0"/>
          <w:numId w:val="7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Initial Term: Five (5) years from the applicable Service Commencement Date.</w:t>
      </w:r>
    </w:p>
    <w:p>
      <w:pPr>
        <w:pStyle w:val="Body"/>
        <w:numPr>
          <w:ilvl w:val="0"/>
          <w:numId w:val="7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Renewal: Up to two (2) oneyear extensions at FIS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’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 sole discretion, subject to the SOW terms including pricing for years 6 and 7.</w:t>
      </w:r>
    </w:p>
    <w:p>
      <w:pPr>
        <w:pStyle w:val="Body"/>
        <w:numPr>
          <w:ilvl w:val="0"/>
          <w:numId w:val="7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FIS retains the right to terminate individual service towers, geographies, or volumes without impacting the remainder of the SOW.</w:t>
      </w:r>
      <w:ins w:id="0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shd w:val="nil" w:color="auto" w:fill="auto"/>
            <w:rtl w:val="0"/>
            <w:lang w:val="en-US"/>
          </w:rPr>
          <w:t xml:space="preserve"> Service Provider shall be entitled to proportionate refund of its investment for terminations unrelated to persistent service level failures </w:t>
        </w:r>
      </w:ins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Scope of Services</w:t>
      </w:r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Service Provider shall deliver BPO services including, but not limited to: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Customer Service (Tier 1 &amp; Tier 2)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Fraud Operations (basic and complex)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Disputes and Chargebacks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Backoffice Processing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Debt &amp; Collections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Ancillary and adhoc operational support</w:t>
      </w:r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Services may be delivered via: 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Onshore, Nearshore, Offshore locations</w:t>
      </w:r>
    </w:p>
    <w:p>
      <w:pPr>
        <w:pStyle w:val="Body"/>
        <w:numPr>
          <w:ilvl w:val="0"/>
          <w:numId w:val="12"/>
        </w:numPr>
        <w:bidi w:val="0"/>
        <w:spacing w:before="100" w:after="100" w:line="300" w:lineRule="atLeast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kern w:val="0"/>
          <w:sz w:val="22"/>
          <w:szCs w:val="22"/>
          <w:rtl w:val="0"/>
          <w:lang w:val="en-US"/>
        </w:rPr>
        <w:t>Dedicated or blended delivery models, including WFH and/or WFO, subject to client and regulatory requirements.</w:t>
      </w:r>
    </w:p>
    <w:p>
      <w:pPr>
        <w:pStyle w:val="List Paragraph"/>
        <w:numPr>
          <w:ilvl w:val="0"/>
          <w:numId w:val="13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Service Levels and Performance</w:t>
      </w:r>
    </w:p>
    <w:p>
      <w:pPr>
        <w:pStyle w:val="Body"/>
        <w:numPr>
          <w:ilvl w:val="0"/>
          <w:numId w:val="15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Service Provider will support service levels aligned to FIS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’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 and its end clients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’ 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highest applicable requirements.</w:t>
      </w:r>
      <w:ins w:id="1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</w:rPr>
          <w:t xml:space="preserve"> </w:t>
        </w:r>
      </w:ins>
      <w:ins w:id="2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Provisions for protections </w:t>
        </w:r>
      </w:ins>
      <w:ins w:id="3" w:date="2026-03-26T23:13:32Z" w:author="Corey Besaw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(i.e. for volume in excess of forecast) </w:t>
        </w:r>
      </w:ins>
      <w:ins w:id="4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>to be determined and added to individual Client SOWS.</w:t>
        </w:r>
      </w:ins>
    </w:p>
    <w:p>
      <w:pPr>
        <w:pStyle w:val="Body"/>
        <w:numPr>
          <w:ilvl w:val="0"/>
          <w:numId w:val="17"/>
        </w:numPr>
        <w:rPr>
          <w:rFonts w:ascii="Aptos Narrow" w:cs="Aptos Narrow" w:hAnsi="Aptos Narrow" w:eastAsia="Aptos Narrow"/>
          <w:sz w:val="22"/>
          <w:szCs w:val="22"/>
          <w:shd w:val="clear" w:color="auto" w:fill="ffff00"/>
        </w:rPr>
      </w:pPr>
    </w:p>
    <w:p>
      <w:pPr>
        <w:pStyle w:val="Body"/>
        <w:numPr>
          <w:ilvl w:val="0"/>
          <w:numId w:val="15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SLAs, KPIs, and credits will be defined in the definitive SOW exhibits.</w:t>
      </w:r>
      <w:ins w:id="5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</w:rPr>
          <w:t xml:space="preserve">  </w:t>
        </w:r>
      </w:ins>
      <w:ins w:id="6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</w:rPr>
          <w:t>SLA</w:t>
        </w:r>
      </w:ins>
      <w:ins w:id="7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>’</w:t>
        </w:r>
      </w:ins>
      <w:ins w:id="8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nl-NL"/>
          </w:rPr>
          <w:t>s KPI</w:t>
        </w:r>
      </w:ins>
      <w:ins w:id="9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>’</w:t>
        </w:r>
      </w:ins>
      <w:ins w:id="10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>s and credits to be determined on a per Client</w:t>
        </w:r>
      </w:ins>
      <w:ins w:id="11" w:date="2026-03-26T23:13:49Z" w:author="Corey Besaw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>/</w:t>
        </w:r>
      </w:ins>
      <w:ins w:id="12" w:date="2026-03-24T15:54:00Z" w:author="Ron Fetzer">
        <w:del w:id="13" w:date="2026-03-26T23:13:48Z" w:author="Corey Besaw">
          <w:r>
            <w:rPr>
              <w:rFonts w:ascii="Aptos Narrow" w:cs="Aptos Narrow" w:hAnsi="Aptos Narrow" w:eastAsia="Aptos Narrow"/>
              <w:sz w:val="22"/>
              <w:szCs w:val="22"/>
              <w:rtl w:val="0"/>
              <w:lang w:val="it-IT"/>
            </w:rPr>
            <w:delText xml:space="preserve"> per </w:delText>
          </w:r>
        </w:del>
      </w:ins>
      <w:ins w:id="14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workstream basis </w:t>
        </w:r>
      </w:ins>
    </w:p>
    <w:p>
      <w:pPr>
        <w:pStyle w:val="Body"/>
        <w:numPr>
          <w:ilvl w:val="0"/>
          <w:numId w:val="15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Persistent SLA failure constitutes grounds for: </w:t>
      </w:r>
    </w:p>
    <w:p>
      <w:pPr>
        <w:pStyle w:val="Body"/>
        <w:numPr>
          <w:ilvl w:val="1"/>
          <w:numId w:val="15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Stepin rights</w:t>
      </w:r>
    </w:p>
    <w:p>
      <w:pPr>
        <w:pStyle w:val="Body"/>
        <w:numPr>
          <w:ilvl w:val="1"/>
          <w:numId w:val="15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Volume reallocation</w:t>
      </w:r>
    </w:p>
    <w:p>
      <w:pPr>
        <w:pStyle w:val="Body"/>
        <w:numPr>
          <w:ilvl w:val="1"/>
          <w:numId w:val="15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Partial or full termination for </w:t>
      </w:r>
      <w:del w:id="15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delText>cause</w:delText>
        </w:r>
      </w:del>
      <w:ins w:id="16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>services provided to impacted Clients</w:t>
        </w:r>
      </w:ins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Service Provider commits to continuous performance improvement, including measurable productivity gains over the contract term.</w:t>
      </w:r>
    </w:p>
    <w:p>
      <w:pPr>
        <w:pStyle w:val="List Paragraph"/>
        <w:numPr>
          <w:ilvl w:val="0"/>
          <w:numId w:val="18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Pricing Principles (RFP Position)</w:t>
      </w:r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Pricing to be submitted as part of the RFP response, in accordance with the requirements set out in section 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‘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3.2. Commercial Offer to Include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’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 of the RFP statement document.</w:t>
      </w:r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del w:id="17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delText>All COLA and inflationary impacts must be fully baked into the proposed rates for the seven (7) year committed pricing term. No annual price uplifts shall apply.</w:delText>
        </w:r>
      </w:del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ins w:id="18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shd w:val="nil" w:color="auto" w:fill="auto"/>
            <w:rtl w:val="0"/>
            <w:lang w:val="en-US"/>
          </w:rPr>
          <w:t>Annual COLA adjustment mechanisms to be ag</w:t>
        </w:r>
      </w:ins>
      <w:ins w:id="19" w:date="2026-03-24T15:59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</w:rPr>
          <w:t>r</w:t>
        </w:r>
      </w:ins>
      <w:ins w:id="20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shd w:val="nil" w:color="auto" w:fill="auto"/>
            <w:rtl w:val="0"/>
            <w:lang w:val="en-US"/>
          </w:rPr>
          <w:t>eed to between FIS and S</w:t>
        </w:r>
      </w:ins>
      <w:ins w:id="21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shd w:val="nil" w:color="auto" w:fill="auto"/>
            <w:rtl w:val="0"/>
          </w:rPr>
          <w:t>ervice Provider.</w:t>
        </w:r>
      </w:ins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Benchmarking rights apply annually to </w:t>
      </w:r>
      <w:ins w:id="22" w:date="2026-03-24T16:00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both Service Provider and FIS to </w:t>
        </w:r>
      </w:ins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ensure topquartile market </w:t>
      </w:r>
      <w:ins w:id="23" w:date="2026-03-24T16:00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pricing </w:t>
        </w:r>
      </w:ins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competitiveness.</w:t>
      </w:r>
      <w:ins w:id="24" w:date="2026-03-24T15:55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</w:rPr>
          <w:t xml:space="preserve"> </w:t>
        </w:r>
      </w:ins>
    </w:p>
    <w:p>
      <w:pPr>
        <w:pStyle w:val="List Paragraph"/>
        <w:numPr>
          <w:ilvl w:val="0"/>
          <w:numId w:val="21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Commercial Value Commitments</w:t>
      </w:r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Service Provider is expected to commit to the following value levers:</w:t>
      </w:r>
    </w:p>
    <w:p>
      <w:pPr>
        <w:pStyle w:val="Body"/>
        <w:rPr>
          <w:rFonts w:ascii="Aptos Narrow" w:cs="Aptos Narrow" w:hAnsi="Aptos Narrow" w:eastAsia="Aptos Narrow"/>
          <w:b w:val="1"/>
          <w:bCs w:val="1"/>
          <w:sz w:val="22"/>
          <w:szCs w:val="22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6.1 Rebates / Gainshare</w:t>
      </w:r>
    </w:p>
    <w:p>
      <w:pPr>
        <w:pStyle w:val="Body"/>
        <w:numPr>
          <w:ilvl w:val="0"/>
          <w:numId w:val="23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Rebates linked to: </w:t>
      </w:r>
    </w:p>
    <w:p>
      <w:pPr>
        <w:pStyle w:val="Body"/>
        <w:numPr>
          <w:ilvl w:val="1"/>
          <w:numId w:val="23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fr-FR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fr-FR"/>
        </w:rPr>
        <w:t>Revenue scale</w:t>
      </w:r>
    </w:p>
    <w:p>
      <w:pPr>
        <w:pStyle w:val="Body"/>
        <w:numPr>
          <w:ilvl w:val="1"/>
          <w:numId w:val="23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Productivity improvements</w:t>
      </w:r>
    </w:p>
    <w:p>
      <w:pPr>
        <w:pStyle w:val="Body"/>
        <w:numPr>
          <w:ilvl w:val="1"/>
          <w:numId w:val="23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</w:rPr>
      </w:pPr>
      <w:r>
        <w:rPr>
          <w:rFonts w:ascii="Aptos Narrow" w:cs="Aptos Narrow" w:hAnsi="Aptos Narrow" w:eastAsia="Aptos Narrow"/>
          <w:sz w:val="22"/>
          <w:szCs w:val="22"/>
          <w:rtl w:val="0"/>
        </w:rPr>
        <w:t>Digital enablement</w:t>
      </w:r>
    </w:p>
    <w:p>
      <w:pPr>
        <w:pStyle w:val="Body"/>
        <w:numPr>
          <w:ilvl w:val="0"/>
          <w:numId w:val="23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Gainshare mechanisms for efficiency improvements beyond agreed thresholds.</w:t>
      </w:r>
    </w:p>
    <w:p>
      <w:pPr>
        <w:pStyle w:val="Body"/>
        <w:rPr>
          <w:rFonts w:ascii="Aptos Narrow" w:cs="Aptos Narrow" w:hAnsi="Aptos Narrow" w:eastAsia="Aptos Narrow"/>
          <w:b w:val="1"/>
          <w:bCs w:val="1"/>
          <w:sz w:val="22"/>
          <w:szCs w:val="22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6.2 Productivity Commitments</w:t>
      </w:r>
    </w:p>
    <w:p>
      <w:pPr>
        <w:pStyle w:val="Body"/>
        <w:numPr>
          <w:ilvl w:val="0"/>
          <w:numId w:val="25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Minimum annual productivity improvements (baseline to be agreed).</w:t>
      </w:r>
    </w:p>
    <w:p>
      <w:pPr>
        <w:pStyle w:val="Body"/>
        <w:numPr>
          <w:ilvl w:val="0"/>
          <w:numId w:val="25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Failure to achieve minimum commitments may trigger service credits or fee adjustments</w:t>
      </w:r>
      <w:ins w:id="25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 up to the amount of the minimum productivity commitment</w:t>
        </w:r>
      </w:ins>
      <w:r>
        <w:rPr>
          <w:rFonts w:ascii="Aptos Narrow" w:cs="Aptos Narrow" w:hAnsi="Aptos Narrow" w:eastAsia="Aptos Narrow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6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Transformation and Technology</w:t>
      </w:r>
    </w:p>
    <w:p>
      <w:pPr>
        <w:pStyle w:val="Body"/>
        <w:numPr>
          <w:ilvl w:val="0"/>
          <w:numId w:val="28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Service Provider responsible for</w:t>
      </w:r>
      <w:del w:id="26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delText xml:space="preserve"> funding and</w:delText>
        </w:r>
      </w:del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 delivering transformation initiatives aligned to: </w:t>
      </w:r>
    </w:p>
    <w:p>
      <w:pPr>
        <w:pStyle w:val="Body"/>
        <w:numPr>
          <w:ilvl w:val="1"/>
          <w:numId w:val="28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de-DE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de-DE"/>
        </w:rPr>
        <w:t>Automation</w:t>
      </w:r>
    </w:p>
    <w:p>
      <w:pPr>
        <w:pStyle w:val="Body"/>
        <w:numPr>
          <w:ilvl w:val="1"/>
          <w:numId w:val="28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</w:rPr>
      </w:pPr>
      <w:r>
        <w:rPr>
          <w:rFonts w:ascii="Aptos Narrow" w:cs="Aptos Narrow" w:hAnsi="Aptos Narrow" w:eastAsia="Aptos Narrow"/>
          <w:sz w:val="22"/>
          <w:szCs w:val="22"/>
          <w:rtl w:val="0"/>
        </w:rPr>
        <w:t>Digitisation</w:t>
      </w:r>
    </w:p>
    <w:p>
      <w:pPr>
        <w:pStyle w:val="Body"/>
        <w:numPr>
          <w:ilvl w:val="1"/>
          <w:numId w:val="28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Quality and productivity uplift</w:t>
      </w:r>
    </w:p>
    <w:p>
      <w:pPr>
        <w:pStyle w:val="Body"/>
        <w:numPr>
          <w:ilvl w:val="0"/>
          <w:numId w:val="28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Any Service Provider tools deployed on FIS infrastructure: </w:t>
      </w:r>
    </w:p>
    <w:p>
      <w:pPr>
        <w:pStyle w:val="Body"/>
        <w:numPr>
          <w:ilvl w:val="1"/>
          <w:numId w:val="28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Must be </w:t>
      </w:r>
      <w:del w:id="27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delText>licensed</w:delText>
        </w:r>
      </w:del>
      <w:ins w:id="28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made available </w:t>
        </w:r>
      </w:ins>
      <w:ins w:id="29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</w:rPr>
          <w:t xml:space="preserve">for </w:t>
        </w:r>
      </w:ins>
      <w:ins w:id="30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 license</w:t>
        </w:r>
      </w:ins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 to FIS for internal use</w:t>
      </w:r>
    </w:p>
    <w:p>
      <w:pPr>
        <w:pStyle w:val="Body"/>
        <w:numPr>
          <w:ilvl w:val="1"/>
          <w:numId w:val="28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Survive termination where embedded in FIS technology or operations</w:t>
      </w:r>
      <w:ins w:id="31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 so long as any related license remains in effect </w:t>
        </w:r>
      </w:ins>
    </w:p>
    <w:p>
      <w:pPr>
        <w:pStyle w:val="Body"/>
        <w:ind w:left="1080" w:firstLine="0"/>
        <w:rPr>
          <w:rFonts w:ascii="Aptos Narrow" w:cs="Aptos Narrow" w:hAnsi="Aptos Narrow" w:eastAsia="Aptos Narrow"/>
          <w:sz w:val="22"/>
          <w:szCs w:val="22"/>
        </w:rPr>
      </w:pPr>
    </w:p>
    <w:p>
      <w:pPr>
        <w:pStyle w:val="List Paragraph"/>
        <w:numPr>
          <w:ilvl w:val="0"/>
          <w:numId w:val="29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Governance, Audit and Compliance</w:t>
      </w:r>
    </w:p>
    <w:p>
      <w:pPr>
        <w:pStyle w:val="Body"/>
        <w:numPr>
          <w:ilvl w:val="0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Robust governance model aligned to FIS standards.</w:t>
      </w:r>
    </w:p>
    <w:p>
      <w:pPr>
        <w:pStyle w:val="Body"/>
        <w:numPr>
          <w:ilvl w:val="0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Audit rights: </w:t>
      </w:r>
    </w:p>
    <w:p>
      <w:pPr>
        <w:pStyle w:val="Body"/>
        <w:numPr>
          <w:ilvl w:val="1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it-IT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it-IT"/>
        </w:rPr>
        <w:t>Annual</w:t>
      </w:r>
    </w:p>
    <w:p>
      <w:pPr>
        <w:pStyle w:val="Body"/>
        <w:numPr>
          <w:ilvl w:val="1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Regulatorydriven</w:t>
      </w:r>
    </w:p>
    <w:p>
      <w:pPr>
        <w:pStyle w:val="Body"/>
        <w:numPr>
          <w:ilvl w:val="1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</w:rPr>
      </w:pPr>
      <w:r>
        <w:rPr>
          <w:rFonts w:ascii="Aptos Narrow" w:cs="Aptos Narrow" w:hAnsi="Aptos Narrow" w:eastAsia="Aptos Narrow"/>
          <w:sz w:val="22"/>
          <w:szCs w:val="22"/>
          <w:rtl w:val="0"/>
        </w:rPr>
        <w:t>Incidentdriven</w:t>
      </w:r>
    </w:p>
    <w:p>
      <w:pPr>
        <w:pStyle w:val="Body"/>
        <w:numPr>
          <w:ilvl w:val="0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Compliance with: </w:t>
      </w:r>
    </w:p>
    <w:p>
      <w:pPr>
        <w:pStyle w:val="Body"/>
        <w:numPr>
          <w:ilvl w:val="1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pt-PT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pt-PT"/>
        </w:rPr>
        <w:t>PCIDSS</w:t>
      </w:r>
    </w:p>
    <w:p>
      <w:pPr>
        <w:pStyle w:val="Body"/>
        <w:numPr>
          <w:ilvl w:val="1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</w:rPr>
      </w:pPr>
      <w:r>
        <w:rPr>
          <w:rFonts w:ascii="Aptos Narrow" w:cs="Aptos Narrow" w:hAnsi="Aptos Narrow" w:eastAsia="Aptos Narrow"/>
          <w:sz w:val="22"/>
          <w:szCs w:val="22"/>
          <w:rtl w:val="0"/>
        </w:rPr>
        <w:t>GDPR / UK DPA</w:t>
      </w:r>
    </w:p>
    <w:p>
      <w:pPr>
        <w:pStyle w:val="Body"/>
        <w:numPr>
          <w:ilvl w:val="1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FCA / EBA / PRA (where applicable)</w:t>
      </w:r>
    </w:p>
    <w:p>
      <w:pPr>
        <w:pStyle w:val="Body"/>
        <w:numPr>
          <w:ilvl w:val="0"/>
          <w:numId w:val="31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Mandatory cooperation with FIS client and regulator audits.</w:t>
      </w:r>
    </w:p>
    <w:p>
      <w:pPr>
        <w:pStyle w:val="List Paragraph"/>
        <w:numPr>
          <w:ilvl w:val="0"/>
          <w:numId w:val="32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Workforce and Rebadging Principles</w:t>
      </w:r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Where services transition from TSYS/FIS inhouse operations:</w:t>
      </w:r>
    </w:p>
    <w:p>
      <w:pPr>
        <w:pStyle w:val="Body"/>
        <w:numPr>
          <w:ilvl w:val="0"/>
          <w:numId w:val="3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Service Provider may be required to: </w:t>
      </w:r>
    </w:p>
    <w:p>
      <w:pPr>
        <w:pStyle w:val="Body"/>
        <w:numPr>
          <w:ilvl w:val="1"/>
          <w:numId w:val="3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Rebadge eligible employees</w:t>
      </w:r>
    </w:p>
    <w:p>
      <w:pPr>
        <w:pStyle w:val="Body"/>
        <w:numPr>
          <w:ilvl w:val="1"/>
          <w:numId w:val="3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Maintain salary parity at point of transfer</w:t>
      </w:r>
    </w:p>
    <w:p>
      <w:pPr>
        <w:pStyle w:val="Body"/>
        <w:numPr>
          <w:ilvl w:val="1"/>
          <w:numId w:val="3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Comply with TUPE or equivalent local regulations</w:t>
      </w:r>
    </w:p>
    <w:p>
      <w:pPr>
        <w:pStyle w:val="Body"/>
        <w:numPr>
          <w:ilvl w:val="0"/>
          <w:numId w:val="3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Service Provider responsible for: </w:t>
      </w:r>
    </w:p>
    <w:p>
      <w:pPr>
        <w:pStyle w:val="Body"/>
        <w:numPr>
          <w:ilvl w:val="1"/>
          <w:numId w:val="3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Workforce continuity</w:t>
      </w:r>
    </w:p>
    <w:p>
      <w:pPr>
        <w:pStyle w:val="Body"/>
        <w:numPr>
          <w:ilvl w:val="1"/>
          <w:numId w:val="3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Backfilling</w:t>
      </w:r>
    </w:p>
    <w:p>
      <w:pPr>
        <w:pStyle w:val="Body"/>
        <w:numPr>
          <w:ilvl w:val="1"/>
          <w:numId w:val="34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fr-FR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fr-FR"/>
        </w:rPr>
        <w:t>Retention management</w:t>
      </w:r>
    </w:p>
    <w:p>
      <w:pPr>
        <w:pStyle w:val="List Paragraph"/>
        <w:numPr>
          <w:ilvl w:val="0"/>
          <w:numId w:val="35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Termination Rights</w:t>
      </w:r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FIS may terminate:</w:t>
      </w:r>
    </w:p>
    <w:p>
      <w:pPr>
        <w:pStyle w:val="Body"/>
        <w:numPr>
          <w:ilvl w:val="0"/>
          <w:numId w:val="37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For cause (material breach, persistent SLA failure, regulatory risk)</w:t>
      </w:r>
    </w:p>
    <w:p>
      <w:pPr>
        <w:pStyle w:val="Body"/>
        <w:numPr>
          <w:ilvl w:val="0"/>
          <w:numId w:val="37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For convenience, subject to a declining termination fee schedule</w:t>
      </w:r>
    </w:p>
    <w:p>
      <w:pPr>
        <w:pStyle w:val="Body"/>
        <w:numPr>
          <w:ilvl w:val="0"/>
          <w:numId w:val="37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Partially, by service tower, geography, or volume</w:t>
      </w:r>
    </w:p>
    <w:p>
      <w:pPr>
        <w:pStyle w:val="Body"/>
        <w:numPr>
          <w:ilvl w:val="0"/>
          <w:numId w:val="37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Termination assistance services to be provided for up to 24 months</w:t>
      </w:r>
      <w:del w:id="32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delText>, at contracted rates.</w:delText>
        </w:r>
      </w:del>
    </w:p>
    <w:p>
      <w:pPr>
        <w:pStyle w:val="List Paragraph"/>
        <w:numPr>
          <w:ilvl w:val="0"/>
          <w:numId w:val="38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Confidentiality and Publicity</w:t>
      </w:r>
    </w:p>
    <w:p>
      <w:pPr>
        <w:pStyle w:val="Body"/>
        <w:numPr>
          <w:ilvl w:val="0"/>
          <w:numId w:val="4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No public reference to FIS or TSYS without prior written approval.</w:t>
      </w:r>
    </w:p>
    <w:p>
      <w:pPr>
        <w:pStyle w:val="Body"/>
        <w:numPr>
          <w:ilvl w:val="0"/>
          <w:numId w:val="40"/>
        </w:numPr>
        <w:bidi w:val="0"/>
        <w:ind w:right="0"/>
        <w:jc w:val="left"/>
        <w:rPr>
          <w:rFonts w:ascii="Aptos Narrow" w:cs="Aptos Narrow" w:hAnsi="Aptos Narrow" w:eastAsia="Aptos Narrow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All RFP materials and resulting contracts treated as confidential.</w:t>
      </w:r>
    </w:p>
    <w:p>
      <w:pPr>
        <w:pStyle w:val="List Paragraph"/>
        <w:numPr>
          <w:ilvl w:val="0"/>
          <w:numId w:val="41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>RFP Positioning Note</w:t>
      </w:r>
    </w:p>
    <w:p>
      <w:pPr>
        <w:pStyle w:val="Body"/>
        <w:rPr>
          <w:rFonts w:ascii="Aptos Narrow" w:cs="Aptos Narrow" w:hAnsi="Aptos Narrow" w:eastAsia="Aptos Narrow"/>
          <w:sz w:val="22"/>
          <w:szCs w:val="22"/>
        </w:rPr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This SOW represents FIS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’</w:t>
      </w: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s intended commercial framework. Final contractual terms will be confirmed with the selected supplier.</w:t>
      </w:r>
    </w:p>
    <w:p>
      <w:pPr>
        <w:pStyle w:val="List Paragraph"/>
        <w:numPr>
          <w:ilvl w:val="0"/>
          <w:numId w:val="42"/>
        </w:numPr>
        <w:bidi w:val="0"/>
        <w:ind w:right="0"/>
        <w:jc w:val="left"/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</w:pPr>
      <w:r>
        <w:rPr>
          <w:rFonts w:ascii="Aptos Narrow" w:cs="Aptos Narrow" w:hAnsi="Aptos Narrow" w:eastAsia="Aptos Narrow"/>
          <w:b w:val="1"/>
          <w:bCs w:val="1"/>
          <w:sz w:val="22"/>
          <w:szCs w:val="22"/>
          <w:rtl w:val="0"/>
          <w:lang w:val="en-US"/>
        </w:rPr>
        <w:t xml:space="preserve"> Go To Market Arrangements</w:t>
      </w:r>
    </w:p>
    <w:p>
      <w:pPr>
        <w:pStyle w:val="Body"/>
      </w:pPr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 xml:space="preserve">Service Provider will partner exclusively with FIS to deliver the contracted services to FIS/TSYS clients.  Service Provider may not independently bid on, pursue, or deliver the contracted services to </w:t>
      </w:r>
      <w:ins w:id="33" w:date="2026-03-24T15:54:00Z" w:author="Ron Fetzer">
        <w:r>
          <w:rPr>
            <w:rFonts w:ascii="Aptos Narrow" w:cs="Aptos Narrow" w:hAnsi="Aptos Narrow" w:eastAsia="Aptos Narrow"/>
            <w:sz w:val="22"/>
            <w:szCs w:val="22"/>
            <w:rtl w:val="0"/>
            <w:lang w:val="en-US"/>
          </w:rPr>
          <w:t xml:space="preserve">any existing </w:t>
        </w:r>
      </w:ins>
      <w:r>
        <w:rPr>
          <w:rFonts w:ascii="Aptos Narrow" w:cs="Aptos Narrow" w:hAnsi="Aptos Narrow" w:eastAsia="Aptos Narrow"/>
          <w:sz w:val="22"/>
          <w:szCs w:val="22"/>
          <w:rtl w:val="0"/>
          <w:lang w:val="en-US"/>
        </w:rPr>
        <w:t>FIS/TSYS clients independently from FIS/TSYS.</w:t>
      </w:r>
    </w:p>
    <w:sectPr>
      <w:headerReference w:type="default" r:id="rId4"/>
      <w:footerReference w:type="default" r:id="rId5"/>
      <w:pgSz w:w="11900" w:h="16840" w:orient="portrait"/>
      <w:pgMar w:top="1135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Aptos Narrow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026"/>
      </w:tabs>
      <w:jc w:val="center"/>
    </w:pP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:lang w:val="en-US"/>
        <w14:textFill>
          <w14:solidFill>
            <w14:srgbClr w14:val="0070C0"/>
          </w14:solidFill>
        </w14:textFill>
      </w:rPr>
      <w:t xml:space="preserve">Page </w:t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  <w:fldChar w:fldCharType="begin" w:fldLock="0"/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  <w:instrText xml:space="preserve"> PAGE </w:instrText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  <w:fldChar w:fldCharType="separate" w:fldLock="0"/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  <w:fldChar w:fldCharType="end" w:fldLock="0"/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:lang w:val="en-US"/>
        <w14:textFill>
          <w14:solidFill>
            <w14:srgbClr w14:val="0070C0"/>
          </w14:solidFill>
        </w14:textFill>
      </w:rPr>
      <w:t xml:space="preserve"> of </w:t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  <w:fldChar w:fldCharType="begin" w:fldLock="0"/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  <w:instrText xml:space="preserve"> NUMPAGES </w:instrText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  <w:fldChar w:fldCharType="separate" w:fldLock="0"/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:rtl w:val="0"/>
        <w14:textFill>
          <w14:solidFill>
            <w14:srgbClr w14:val="0070C0"/>
          </w14:solidFill>
        </w14:textFill>
      </w:rPr>
      <w:fldChar w:fldCharType="end" w:fldLock="0"/>
    </w:r>
    <w:r>
      <w:rPr>
        <w:rFonts w:ascii="Aptos" w:cs="Aptos" w:hAnsi="Aptos" w:eastAsia="Aptos"/>
        <w:b w:val="1"/>
        <w:bCs w:val="1"/>
        <w:outline w:val="0"/>
        <w:color w:val="0070c0"/>
        <w:sz w:val="20"/>
        <w:szCs w:val="20"/>
        <w:u w:color="0070c0"/>
        <w14:textFill>
          <w14:solidFill>
            <w14:srgbClr w14:val="0070C0"/>
          </w14:solidFill>
        </w14:textFill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026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609600</wp:posOffset>
          </wp:positionH>
          <wp:positionV relativeFrom="page">
            <wp:posOffset>234951</wp:posOffset>
          </wp:positionV>
          <wp:extent cx="863599" cy="368300"/>
          <wp:effectExtent l="0" t="0" r="0" b="0"/>
          <wp:wrapNone/>
          <wp:docPr id="1073741825" name="officeArt object" descr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3.png" descr="image3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599" cy="3683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09" w:hanging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29" w:hanging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49" w:hanging="2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89" w:hanging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09" w:hanging="2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49" w:hanging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69" w:hanging="2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3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  <w:tab w:val="num" w:pos="1440"/>
        </w:tabs>
        <w:ind w:left="108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num" w:pos="2160"/>
        </w:tabs>
        <w:ind w:left="180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num" w:pos="2880"/>
        </w:tabs>
        <w:ind w:left="25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num" w:pos="3600"/>
        </w:tabs>
        <w:ind w:left="324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num" w:pos="4320"/>
        </w:tabs>
        <w:ind w:left="39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num" w:pos="5040"/>
        </w:tabs>
        <w:ind w:left="468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num" w:pos="5760"/>
        </w:tabs>
        <w:ind w:left="540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num" w:pos="6480"/>
        </w:tabs>
        <w:ind w:left="61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7"/>
  </w:num>
  <w:num w:numId="10">
    <w:abstractNumId w:val="6"/>
  </w:num>
  <w:num w:numId="11">
    <w:abstractNumId w:val="9"/>
  </w:num>
  <w:num w:numId="12">
    <w:abstractNumId w:val="8"/>
  </w:num>
  <w:num w:numId="13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11"/>
  </w:num>
  <w:num w:numId="15">
    <w:abstractNumId w:val="10"/>
  </w:num>
  <w:num w:numId="16">
    <w:abstractNumId w:val="13"/>
  </w:num>
  <w:num w:numId="17">
    <w:abstractNumId w:val="12"/>
  </w:num>
  <w:num w:numId="18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15"/>
  </w:num>
  <w:num w:numId="20">
    <w:abstractNumId w:val="14"/>
  </w:num>
  <w:num w:numId="21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7"/>
  </w:num>
  <w:num w:numId="23">
    <w:abstractNumId w:val="16"/>
  </w:num>
  <w:num w:numId="24">
    <w:abstractNumId w:val="19"/>
  </w:num>
  <w:num w:numId="25">
    <w:abstractNumId w:val="18"/>
  </w:num>
  <w:num w:numId="26">
    <w:abstractNumId w:val="0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21"/>
  </w:num>
  <w:num w:numId="28">
    <w:abstractNumId w:val="20"/>
  </w:num>
  <w:num w:numId="29">
    <w:abstractNumId w:val="0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23"/>
  </w:num>
  <w:num w:numId="31">
    <w:abstractNumId w:val="22"/>
  </w:num>
  <w:num w:numId="32">
    <w:abstractNumId w:val="0"/>
    <w:lvlOverride w:ilvl="0">
      <w:startOverride w:val="9"/>
      <w:lvl w:ilvl="0">
        <w:start w:val="9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25"/>
  </w:num>
  <w:num w:numId="34">
    <w:abstractNumId w:val="24"/>
  </w:num>
  <w:num w:numId="35">
    <w:abstractNumId w:val="0"/>
    <w:lvlOverride w:ilvl="0">
      <w:startOverride w:val="10"/>
      <w:lvl w:ilvl="0">
        <w:start w:val="10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27"/>
  </w:num>
  <w:num w:numId="37">
    <w:abstractNumId w:val="26"/>
  </w:num>
  <w:num w:numId="38">
    <w:abstractNumId w:val="0"/>
    <w:lvlOverride w:ilvl="0">
      <w:startOverride w:val="11"/>
      <w:lvl w:ilvl="0">
        <w:start w:val="1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29"/>
  </w:num>
  <w:num w:numId="40">
    <w:abstractNumId w:val="28"/>
  </w:num>
  <w:num w:numId="41">
    <w:abstractNumId w:val="0"/>
    <w:lvlOverride w:ilvl="0">
      <w:startOverride w:val="12"/>
      <w:lvl w:ilvl="0">
        <w:start w:val="12"/>
        <w:numFmt w:val="decimal"/>
        <w:suff w:val="tab"/>
        <w:lvlText w:val="%1."/>
        <w:lvlJc w:val="left"/>
        <w:pPr>
          <w:ind w:left="567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287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07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27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447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167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87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607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327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287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07" w:hanging="22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27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447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167" w:hanging="22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87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607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327" w:hanging="22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6"/>
      </w:numPr>
    </w:pPr>
  </w:style>
  <w:style w:type="numbering" w:styleId="Imported Style 4">
    <w:name w:val="Imported Style 4"/>
    <w:pPr>
      <w:numPr>
        <w:numId w:val="9"/>
      </w:numPr>
    </w:pPr>
  </w:style>
  <w:style w:type="numbering" w:styleId="Imported Style 5">
    <w:name w:val="Imported Style 5"/>
    <w:pPr>
      <w:numPr>
        <w:numId w:val="11"/>
      </w:numPr>
    </w:pPr>
  </w:style>
  <w:style w:type="numbering" w:styleId="Imported Style 6">
    <w:name w:val="Imported Style 6"/>
    <w:pPr>
      <w:numPr>
        <w:numId w:val="14"/>
      </w:numPr>
    </w:pPr>
  </w:style>
  <w:style w:type="numbering" w:styleId="Imported Style 7">
    <w:name w:val="Imported Style 7"/>
    <w:pPr>
      <w:numPr>
        <w:numId w:val="16"/>
      </w:numPr>
    </w:pPr>
  </w:style>
  <w:style w:type="numbering" w:styleId="Imported Style 8">
    <w:name w:val="Imported Style 8"/>
    <w:pPr>
      <w:numPr>
        <w:numId w:val="19"/>
      </w:numPr>
    </w:pPr>
  </w:style>
  <w:style w:type="numbering" w:styleId="Imported Style 9">
    <w:name w:val="Imported Style 9"/>
    <w:pPr>
      <w:numPr>
        <w:numId w:val="22"/>
      </w:numPr>
    </w:pPr>
  </w:style>
  <w:style w:type="numbering" w:styleId="Imported Style 10">
    <w:name w:val="Imported Style 10"/>
    <w:pPr>
      <w:numPr>
        <w:numId w:val="24"/>
      </w:numPr>
    </w:pPr>
  </w:style>
  <w:style w:type="numbering" w:styleId="Imported Style 11">
    <w:name w:val="Imported Style 11"/>
    <w:pPr>
      <w:numPr>
        <w:numId w:val="27"/>
      </w:numPr>
    </w:pPr>
  </w:style>
  <w:style w:type="numbering" w:styleId="Imported Style 12">
    <w:name w:val="Imported Style 12"/>
    <w:pPr>
      <w:numPr>
        <w:numId w:val="30"/>
      </w:numPr>
    </w:pPr>
  </w:style>
  <w:style w:type="numbering" w:styleId="Imported Style 13">
    <w:name w:val="Imported Style 13"/>
    <w:pPr>
      <w:numPr>
        <w:numId w:val="33"/>
      </w:numPr>
    </w:pPr>
  </w:style>
  <w:style w:type="numbering" w:styleId="Imported Style 14">
    <w:name w:val="Imported Style 14"/>
    <w:pPr>
      <w:numPr>
        <w:numId w:val="36"/>
      </w:numPr>
    </w:pPr>
  </w:style>
  <w:style w:type="numbering" w:styleId="Imported Style 15">
    <w:name w:val="Imported Style 15"/>
    <w:pPr>
      <w:numPr>
        <w:numId w:val="39"/>
      </w:numPr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0EE32BB6DC8E44A4FDB7FCD1B6EAD6" ma:contentTypeVersion="20" ma:contentTypeDescription="Criar um novo documento." ma:contentTypeScope="" ma:versionID="4fff3de12a2c94f94c8725dff19c6f7c">
  <xsd:schema xmlns:xsd="http://www.w3.org/2001/XMLSchema" xmlns:xs="http://www.w3.org/2001/XMLSchema" xmlns:p="http://schemas.microsoft.com/office/2006/metadata/properties" xmlns:ns2="c93d0f0f-3cc9-4425-a3ca-a970db1fbb2c" xmlns:ns3="2e68cf6c-51ba-4f32-8108-1b311084bf44" targetNamespace="http://schemas.microsoft.com/office/2006/metadata/properties" ma:root="true" ma:fieldsID="72f0af40e16778b0de8f2170d310f010" ns2:_="" ns3:_="">
    <xsd:import namespace="c93d0f0f-3cc9-4425-a3ca-a970db1fbb2c"/>
    <xsd:import namespace="2e68cf6c-51ba-4f32-8108-1b311084b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  <xsd:element ref="ns2:Copi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d0f0f-3cc9-4425-a3ca-a970db1fb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CopiedFrom" ma:index="26" nillable="true" ma:displayName="Copied From" ma:description="Where the folder was originally copied from (ex: SF or D&amp;A)" ma:format="Dropdown" ma:internalName="CopiedFro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8cf6c-51ba-4f32-8108-1b311084bf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5ec7c1-feff-4c49-9161-61b386a4c22d}" ma:internalName="TaxCatchAll" ma:showField="CatchAllData" ma:web="2e68cf6c-51ba-4f32-8108-1b311084bf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piedFrom xmlns="c93d0f0f-3cc9-4425-a3ca-a970db1fbb2c" xsi:nil="true"/>
    <TaxCatchAll xmlns="2e68cf6c-51ba-4f32-8108-1b311084bf44" xsi:nil="true"/>
    <lcf76f155ced4ddcb4097134ff3c332f xmlns="c93d0f0f-3cc9-4425-a3ca-a970db1fbb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76ACE7-D082-4AA2-B09F-DA9BBC5E455F}"/>
</file>

<file path=customXml/itemProps2.xml><?xml version="1.0" encoding="utf-8"?>
<ds:datastoreItem xmlns:ds="http://schemas.openxmlformats.org/officeDocument/2006/customXml" ds:itemID="{F3E8C747-EBC6-474F-A3FC-DD40EA648D81}"/>
</file>

<file path=customXml/itemProps3.xml><?xml version="1.0" encoding="utf-8"?>
<ds:datastoreItem xmlns:ds="http://schemas.openxmlformats.org/officeDocument/2006/customXml" ds:itemID="{D27AC4D6-A7CF-4177-B2D2-D09EE92C9C2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0x0101008E0EE32BB6DC8E44A4FDB7FCD1B6EAD6</vt:lpwstr>
  </property>
</Properties>
</file>