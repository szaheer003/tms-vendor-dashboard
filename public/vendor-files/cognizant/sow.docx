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65F87" w:rsidR="0010658E" w:rsidP="0010658E" w:rsidRDefault="00FC6E7F" w14:paraId="714C5884" w14:textId="5E67BC79">
      <w:pPr>
        <w:jc w:val="center"/>
        <w:rPr>
          <w:rFonts w:ascii="Aptos Narrow" w:hAnsi="Aptos Narrow"/>
          <w:b/>
          <w:bCs/>
          <w:sz w:val="22"/>
          <w:szCs w:val="22"/>
          <w:lang w:val="en-US"/>
        </w:rPr>
      </w:pPr>
      <w:r w:rsidRPr="00D64E47">
        <w:rPr>
          <w:rFonts w:ascii="Aptos Narrow" w:hAnsi="Aptos Narrow"/>
          <w:b/>
          <w:bCs/>
          <w:sz w:val="22"/>
          <w:szCs w:val="22"/>
        </w:rPr>
        <w:t>DRAFT STATEMENT OF WORK</w:t>
      </w:r>
    </w:p>
    <w:p w:rsidRPr="00D64E47" w:rsidR="0010658E" w:rsidP="0010658E" w:rsidRDefault="00FC6E7F" w14:paraId="18ECC554" w14:textId="2907E208">
      <w:pPr>
        <w:jc w:val="center"/>
        <w:rPr>
          <w:rFonts w:ascii="Aptos Narrow" w:hAnsi="Aptos Narrow"/>
          <w:sz w:val="22"/>
          <w:szCs w:val="22"/>
        </w:rPr>
      </w:pPr>
      <w:r w:rsidRPr="00D64E47">
        <w:rPr>
          <w:rFonts w:ascii="Aptos Narrow" w:hAnsi="Aptos Narrow"/>
          <w:sz w:val="22"/>
          <w:szCs w:val="22"/>
        </w:rPr>
        <w:t>Business Process Outsourcing (BPO) Services</w:t>
      </w:r>
    </w:p>
    <w:p w:rsidRPr="00D64E47" w:rsidR="0010658E" w:rsidP="005506C3" w:rsidRDefault="00FC6E7F" w14:paraId="4E5AE747" w14:textId="6B3D1778">
      <w:pPr>
        <w:pStyle w:val="ListParagraph"/>
        <w:numPr>
          <w:ilvl w:val="0"/>
          <w:numId w:val="17"/>
        </w:numPr>
        <w:ind w:left="709" w:hanging="349"/>
        <w:rPr>
          <w:rFonts w:ascii="Aptos Narrow" w:hAnsi="Aptos Narrow"/>
          <w:b/>
          <w:bCs/>
          <w:sz w:val="22"/>
          <w:szCs w:val="22"/>
        </w:rPr>
      </w:pPr>
      <w:r w:rsidRPr="00D64E47">
        <w:rPr>
          <w:rFonts w:ascii="Aptos Narrow" w:hAnsi="Aptos Narrow"/>
          <w:b/>
          <w:bCs/>
          <w:sz w:val="22"/>
          <w:szCs w:val="22"/>
        </w:rPr>
        <w:t>Structure and Governing Documents</w:t>
      </w:r>
    </w:p>
    <w:p w:rsidRPr="00D64E47" w:rsidR="0010658E" w:rsidP="00F6412B" w:rsidRDefault="00FC6E7F" w14:paraId="10677EBD" w14:textId="1A3E6A4E">
      <w:pPr>
        <w:jc w:val="both"/>
        <w:rPr>
          <w:rFonts w:ascii="Aptos Narrow" w:hAnsi="Aptos Narrow"/>
          <w:sz w:val="22"/>
          <w:szCs w:val="22"/>
        </w:rPr>
      </w:pPr>
      <w:r w:rsidRPr="00D64E47">
        <w:rPr>
          <w:rFonts w:ascii="Aptos Narrow" w:hAnsi="Aptos Narrow"/>
          <w:sz w:val="22"/>
          <w:szCs w:val="22"/>
        </w:rPr>
        <w:t>This Statement of Work (“</w:t>
      </w:r>
      <w:r w:rsidRPr="00D64E47">
        <w:rPr>
          <w:rFonts w:ascii="Aptos Narrow" w:hAnsi="Aptos Narrow"/>
          <w:b/>
          <w:bCs/>
          <w:sz w:val="22"/>
          <w:szCs w:val="22"/>
        </w:rPr>
        <w:t>SOW</w:t>
      </w:r>
      <w:r w:rsidRPr="00D64E47">
        <w:rPr>
          <w:rFonts w:ascii="Aptos Narrow" w:hAnsi="Aptos Narrow"/>
          <w:sz w:val="22"/>
          <w:szCs w:val="22"/>
        </w:rPr>
        <w:t xml:space="preserve">”) is issued by Fidelity Information Services, LLC </w:t>
      </w:r>
      <w:r w:rsidRPr="00D64E47">
        <w:rPr>
          <w:rFonts w:ascii="Aptos Narrow" w:hAnsi="Aptos Narrow"/>
          <w:b/>
          <w:bCs/>
          <w:sz w:val="22"/>
          <w:szCs w:val="22"/>
        </w:rPr>
        <w:t>(“FIS”)</w:t>
      </w:r>
      <w:r w:rsidRPr="00D64E47">
        <w:rPr>
          <w:rFonts w:ascii="Aptos Narrow" w:hAnsi="Aptos Narrow"/>
          <w:sz w:val="22"/>
          <w:szCs w:val="22"/>
        </w:rPr>
        <w:t xml:space="preserve">, inclusive of the TSYS business, and will form part of the definitive outsourcing agreement </w:t>
      </w:r>
      <w:proofErr w:type="gramStart"/>
      <w:r w:rsidRPr="00D64E47">
        <w:rPr>
          <w:rFonts w:ascii="Aptos Narrow" w:hAnsi="Aptos Narrow"/>
          <w:sz w:val="22"/>
          <w:szCs w:val="22"/>
        </w:rPr>
        <w:t>entered into</w:t>
      </w:r>
      <w:proofErr w:type="gramEnd"/>
      <w:r w:rsidRPr="00D64E47">
        <w:rPr>
          <w:rFonts w:ascii="Aptos Narrow" w:hAnsi="Aptos Narrow"/>
          <w:sz w:val="22"/>
          <w:szCs w:val="22"/>
        </w:rPr>
        <w:t xml:space="preserve"> between FIS and the successful bidder (“</w:t>
      </w:r>
      <w:r w:rsidRPr="00D64E47">
        <w:rPr>
          <w:rFonts w:ascii="Aptos Narrow" w:hAnsi="Aptos Narrow"/>
          <w:b/>
          <w:bCs/>
          <w:sz w:val="22"/>
          <w:szCs w:val="22"/>
        </w:rPr>
        <w:t>Service Provider</w:t>
      </w:r>
      <w:r w:rsidRPr="00D64E47">
        <w:rPr>
          <w:rFonts w:ascii="Aptos Narrow" w:hAnsi="Aptos Narrow"/>
          <w:sz w:val="22"/>
          <w:szCs w:val="22"/>
        </w:rPr>
        <w:t>”).</w:t>
      </w:r>
    </w:p>
    <w:p w:rsidRPr="00F6412B" w:rsidR="0010658E" w:rsidP="0010658E" w:rsidRDefault="00FC6E7F" w14:paraId="6D75DA5F" w14:textId="77777777">
      <w:pPr>
        <w:rPr>
          <w:rFonts w:ascii="Aptos Narrow" w:hAnsi="Aptos Narrow"/>
          <w:sz w:val="22"/>
          <w:szCs w:val="22"/>
          <w:lang w:val="en-US"/>
        </w:rPr>
      </w:pPr>
      <w:r w:rsidRPr="00D64E47">
        <w:rPr>
          <w:rFonts w:ascii="Aptos Narrow" w:hAnsi="Aptos Narrow"/>
          <w:sz w:val="22"/>
          <w:szCs w:val="22"/>
        </w:rPr>
        <w:t>This SOW is governed by:</w:t>
      </w:r>
    </w:p>
    <w:p w:rsidRPr="00D64E47" w:rsidR="0010658E" w:rsidP="0010658E" w:rsidRDefault="00FC6E7F" w14:paraId="5D4753D0" w14:textId="258E4757">
      <w:pPr>
        <w:numPr>
          <w:ilvl w:val="0"/>
          <w:numId w:val="1"/>
        </w:numPr>
        <w:rPr>
          <w:rFonts w:ascii="Aptos Narrow" w:hAnsi="Aptos Narrow"/>
          <w:sz w:val="22"/>
          <w:szCs w:val="22"/>
        </w:rPr>
      </w:pPr>
      <w:r w:rsidRPr="00D64E47">
        <w:rPr>
          <w:rFonts w:ascii="Aptos Narrow" w:hAnsi="Aptos Narrow"/>
          <w:sz w:val="22"/>
          <w:szCs w:val="22"/>
        </w:rPr>
        <w:t xml:space="preserve">The </w:t>
      </w:r>
      <w:ins w:author="Cognizant Legal" w:date="2026-03-25T09:42:00Z" w:id="0" w16du:dateUtc="2026-03-25T15:42:00Z">
        <w:r w:rsidR="00626FFF">
          <w:rPr>
            <w:rFonts w:ascii="Aptos Narrow" w:hAnsi="Aptos Narrow"/>
            <w:sz w:val="22"/>
            <w:szCs w:val="22"/>
          </w:rPr>
          <w:t xml:space="preserve">Main Consulting </w:t>
        </w:r>
      </w:ins>
      <w:del w:author="Cognizant Legal" w:date="2026-03-25T09:42:00Z" w:id="1" w16du:dateUtc="2026-03-25T15:42:00Z">
        <w:r w:rsidRPr="00D64E47" w:rsidDel="007D1C79">
          <w:rPr>
            <w:rFonts w:ascii="Aptos Narrow" w:hAnsi="Aptos Narrow"/>
            <w:sz w:val="22"/>
            <w:szCs w:val="22"/>
          </w:rPr>
          <w:delText xml:space="preserve">FIS Master </w:delText>
        </w:r>
      </w:del>
      <w:r w:rsidRPr="00D64E47">
        <w:rPr>
          <w:rFonts w:ascii="Aptos Narrow" w:hAnsi="Aptos Narrow"/>
          <w:sz w:val="22"/>
          <w:szCs w:val="22"/>
        </w:rPr>
        <w:t>Services Agreement</w:t>
      </w:r>
      <w:r w:rsidR="00721D38">
        <w:rPr>
          <w:rFonts w:ascii="Aptos Narrow" w:hAnsi="Aptos Narrow"/>
          <w:sz w:val="22"/>
          <w:szCs w:val="22"/>
        </w:rPr>
        <w:t xml:space="preserve"> </w:t>
      </w:r>
      <w:ins w:author="Cognizant Legal" w:date="2026-03-25T09:43:00Z" w:id="2" w16du:dateUtc="2026-03-25T15:43:00Z">
        <w:r w:rsidR="00203A60">
          <w:rPr>
            <w:rFonts w:ascii="Aptos Narrow" w:hAnsi="Aptos Narrow"/>
            <w:sz w:val="22"/>
            <w:szCs w:val="22"/>
          </w:rPr>
          <w:t>effective October 1, 2023</w:t>
        </w:r>
      </w:ins>
      <w:ins w:author="Cognizant Legal" w:date="2026-03-24T13:51:00Z" w:id="3">
        <w:r w:rsidR="00AB556A">
          <w:rPr>
            <w:rFonts w:ascii="Aptos Narrow" w:hAnsi="Aptos Narrow"/>
            <w:sz w:val="22"/>
            <w:szCs w:val="22"/>
          </w:rPr>
          <w:t xml:space="preserve"> </w:t>
        </w:r>
      </w:ins>
      <w:r w:rsidRPr="00D64E47">
        <w:rPr>
          <w:rFonts w:ascii="Aptos Narrow" w:hAnsi="Aptos Narrow"/>
          <w:sz w:val="22"/>
          <w:szCs w:val="22"/>
        </w:rPr>
        <w:t>(</w:t>
      </w:r>
      <w:ins w:author="Cognizant Legal" w:date="2026-03-24T14:07:00Z" w:id="4">
        <w:r w:rsidR="001842D8">
          <w:rPr>
            <w:rFonts w:ascii="Aptos Narrow" w:hAnsi="Aptos Narrow"/>
            <w:sz w:val="22"/>
            <w:szCs w:val="22"/>
          </w:rPr>
          <w:t>as amended</w:t>
        </w:r>
        <w:r w:rsidR="00C240CF">
          <w:rPr>
            <w:rFonts w:ascii="Aptos Narrow" w:hAnsi="Aptos Narrow"/>
            <w:sz w:val="22"/>
            <w:szCs w:val="22"/>
          </w:rPr>
          <w:t xml:space="preserve">, the </w:t>
        </w:r>
      </w:ins>
      <w:r w:rsidRPr="00D64E47">
        <w:rPr>
          <w:rFonts w:ascii="Aptos Narrow" w:hAnsi="Aptos Narrow"/>
          <w:sz w:val="22"/>
          <w:szCs w:val="22"/>
        </w:rPr>
        <w:t>“MSA”), and</w:t>
      </w:r>
    </w:p>
    <w:p w:rsidRPr="00D64E47" w:rsidR="0010658E" w:rsidP="0010658E" w:rsidRDefault="00FC6E7F" w14:paraId="587216CF" w14:textId="29F48CDF">
      <w:pPr>
        <w:numPr>
          <w:ilvl w:val="0"/>
          <w:numId w:val="1"/>
        </w:numPr>
        <w:rPr>
          <w:rFonts w:ascii="Aptos Narrow" w:hAnsi="Aptos Narrow"/>
          <w:sz w:val="22"/>
          <w:szCs w:val="22"/>
        </w:rPr>
      </w:pPr>
      <w:r w:rsidRPr="00D64E47">
        <w:rPr>
          <w:rFonts w:ascii="Aptos Narrow" w:hAnsi="Aptos Narrow"/>
          <w:sz w:val="22"/>
          <w:szCs w:val="22"/>
        </w:rPr>
        <w:t>This SOW, which shall prevail in the event of conflict for SOW</w:t>
      </w:r>
      <w:r w:rsidRPr="00D64E47">
        <w:rPr>
          <w:rFonts w:ascii="Aptos Narrow" w:hAnsi="Aptos Narrow"/>
          <w:sz w:val="22"/>
          <w:szCs w:val="22"/>
        </w:rPr>
        <w:noBreakHyphen/>
        <w:t>specific matters.</w:t>
      </w:r>
    </w:p>
    <w:p w:rsidRPr="00D64E47" w:rsidR="0010658E" w:rsidP="005506C3" w:rsidRDefault="00FC6E7F" w14:paraId="2BE1E462" w14:textId="49502404">
      <w:pPr>
        <w:pStyle w:val="ListParagraph"/>
        <w:numPr>
          <w:ilvl w:val="0"/>
          <w:numId w:val="17"/>
        </w:numPr>
        <w:rPr>
          <w:rFonts w:ascii="Aptos Narrow" w:hAnsi="Aptos Narrow"/>
          <w:b/>
          <w:bCs/>
          <w:sz w:val="22"/>
          <w:szCs w:val="22"/>
        </w:rPr>
      </w:pPr>
      <w:r w:rsidRPr="00D64E47">
        <w:rPr>
          <w:rFonts w:ascii="Aptos Narrow" w:hAnsi="Aptos Narrow"/>
          <w:b/>
          <w:bCs/>
          <w:sz w:val="22"/>
          <w:szCs w:val="22"/>
        </w:rPr>
        <w:t>Term and Renewal</w:t>
      </w:r>
    </w:p>
    <w:p w:rsidRPr="00D64E47" w:rsidR="0010658E" w:rsidP="0010658E" w:rsidRDefault="00FC6E7F" w14:paraId="14034DA2" w14:textId="77777777">
      <w:pPr>
        <w:numPr>
          <w:ilvl w:val="0"/>
          <w:numId w:val="2"/>
        </w:numPr>
        <w:rPr>
          <w:rFonts w:ascii="Aptos Narrow" w:hAnsi="Aptos Narrow"/>
          <w:sz w:val="22"/>
          <w:szCs w:val="22"/>
        </w:rPr>
      </w:pPr>
      <w:r w:rsidRPr="00D64E47">
        <w:rPr>
          <w:rFonts w:ascii="Aptos Narrow" w:hAnsi="Aptos Narrow"/>
          <w:sz w:val="22"/>
          <w:szCs w:val="22"/>
        </w:rPr>
        <w:t>Initial Term: Five (5) years from the applicable Service Commencement Date.</w:t>
      </w:r>
    </w:p>
    <w:p w:rsidRPr="00D64E47" w:rsidR="0010658E" w:rsidP="0010658E" w:rsidRDefault="00FC6E7F" w14:paraId="5DC60502" w14:textId="0166C012">
      <w:pPr>
        <w:numPr>
          <w:ilvl w:val="0"/>
          <w:numId w:val="2"/>
        </w:numPr>
        <w:rPr>
          <w:rFonts w:ascii="Aptos Narrow" w:hAnsi="Aptos Narrow"/>
          <w:sz w:val="22"/>
          <w:szCs w:val="22"/>
        </w:rPr>
      </w:pPr>
      <w:r w:rsidRPr="00D64E47">
        <w:rPr>
          <w:rFonts w:ascii="Aptos Narrow" w:hAnsi="Aptos Narrow"/>
          <w:sz w:val="22"/>
          <w:szCs w:val="22"/>
        </w:rPr>
        <w:t>Renewal: Up to two (2) one</w:t>
      </w:r>
      <w:r w:rsidRPr="00D64E47">
        <w:rPr>
          <w:rFonts w:ascii="Aptos Narrow" w:hAnsi="Aptos Narrow"/>
          <w:sz w:val="22"/>
          <w:szCs w:val="22"/>
        </w:rPr>
        <w:noBreakHyphen/>
        <w:t>year extensions at FIS’s sole discretion</w:t>
      </w:r>
      <w:r w:rsidRPr="00D64E47" w:rsidR="00AA5E2C">
        <w:rPr>
          <w:rFonts w:ascii="Aptos Narrow" w:hAnsi="Aptos Narrow"/>
          <w:sz w:val="22"/>
          <w:szCs w:val="22"/>
        </w:rPr>
        <w:t xml:space="preserve">, subject to the SOW terms </w:t>
      </w:r>
      <w:ins w:author="Cognizant Legal" w:date="2026-03-26T10:04:00Z" w:id="5" w16du:dateUtc="2026-03-26T16:04:00Z">
        <w:r w:rsidR="00F2147D">
          <w:rPr>
            <w:rFonts w:ascii="Aptos Narrow" w:hAnsi="Aptos Narrow"/>
            <w:sz w:val="22"/>
            <w:szCs w:val="22"/>
          </w:rPr>
          <w:t xml:space="preserve">(excluding pricing terms) </w:t>
        </w:r>
      </w:ins>
      <w:commentRangeStart w:id="6"/>
      <w:del w:author="Cognizant Legal" w:date="2026-03-26T10:04:00Z" w:id="7" w16du:dateUtc="2026-03-26T16:04:00Z">
        <w:r w:rsidRPr="00D64E47" w:rsidDel="00F2147D" w:rsidR="00AA5E2C">
          <w:rPr>
            <w:rFonts w:ascii="Aptos Narrow" w:hAnsi="Aptos Narrow"/>
            <w:sz w:val="22"/>
            <w:szCs w:val="22"/>
          </w:rPr>
          <w:delText>including pricing for years 6 and 7</w:delText>
        </w:r>
      </w:del>
      <w:commentRangeEnd w:id="6"/>
      <w:r w:rsidR="00F2147D">
        <w:rPr>
          <w:rStyle w:val="CommentReference"/>
        </w:rPr>
        <w:commentReference w:id="6"/>
      </w:r>
      <w:del w:author="Cognizant Legal" w:date="2026-03-26T10:04:00Z" w:id="8" w16du:dateUtc="2026-03-26T16:04:00Z">
        <w:r w:rsidRPr="00D64E47" w:rsidDel="00F2147D">
          <w:rPr>
            <w:rFonts w:ascii="Aptos Narrow" w:hAnsi="Aptos Narrow"/>
            <w:sz w:val="22"/>
            <w:szCs w:val="22"/>
          </w:rPr>
          <w:delText>.</w:delText>
        </w:r>
      </w:del>
    </w:p>
    <w:p w:rsidRPr="00A75912" w:rsidR="0010658E" w:rsidP="00825E32" w:rsidRDefault="00FC6E7F" w14:paraId="737B3C05" w14:textId="25C8CB4E">
      <w:pPr>
        <w:numPr>
          <w:ilvl w:val="0"/>
          <w:numId w:val="2"/>
        </w:numPr>
        <w:jc w:val="both"/>
        <w:rPr>
          <w:rFonts w:ascii="Aptos Narrow" w:hAnsi="Aptos Narrow"/>
          <w:sz w:val="22"/>
          <w:szCs w:val="22"/>
          <w:lang w:val="en-US"/>
        </w:rPr>
      </w:pPr>
      <w:r w:rsidRPr="00D64E47">
        <w:rPr>
          <w:rFonts w:ascii="Aptos Narrow" w:hAnsi="Aptos Narrow"/>
          <w:sz w:val="22"/>
          <w:szCs w:val="22"/>
        </w:rPr>
        <w:t xml:space="preserve">FIS retains the right to terminate individual service towers, geographies, or volumes </w:t>
      </w:r>
      <w:ins w:author="Cognizant Legal" w:date="2026-03-26T10:29:00Z" w:id="9" w16du:dateUtc="2026-03-26T16:29:00Z">
        <w:r w:rsidR="00A75912">
          <w:rPr>
            <w:rFonts w:ascii="Aptos Narrow" w:hAnsi="Aptos Narrow"/>
            <w:sz w:val="22"/>
            <w:szCs w:val="22"/>
          </w:rPr>
          <w:t xml:space="preserve">provided, however, that </w:t>
        </w:r>
      </w:ins>
      <w:ins w:author="Cognizant Legal" w:date="2026-03-26T10:29:00Z" w:id="10">
        <w:r w:rsidRPr="00A75912" w:rsidR="00A75912">
          <w:rPr>
            <w:rFonts w:ascii="Aptos Narrow" w:hAnsi="Aptos Narrow"/>
            <w:sz w:val="22"/>
            <w:szCs w:val="22"/>
            <w:lang w:val="en-US"/>
          </w:rPr>
          <w:t xml:space="preserve">(i) FIS guarantees a minimum committed volume of [X]% of the total contracted scope during the term of the SOW, and (ii) in the event of any such partial termination, FIS shall pay Cognizant a termination fee equal to [X] months of the fees attributable to the terminated tower, geography, or volume, as compensation for stranded costs and resource reallocation </w:t>
        </w:r>
      </w:ins>
      <w:ins w:author="Cognizant Legal" w:date="2026-03-26T10:29:00Z" w:id="11" w16du:dateUtc="2026-03-26T16:29:00Z">
        <w:r w:rsidRPr="00A75912" w:rsidR="00A75912">
          <w:rPr>
            <w:rFonts w:ascii="Aptos Narrow" w:hAnsi="Aptos Narrow"/>
            <w:sz w:val="22"/>
            <w:szCs w:val="22"/>
          </w:rPr>
          <w:t xml:space="preserve"> </w:t>
        </w:r>
      </w:ins>
      <w:del w:author="Cognizant Legal" w:date="2026-03-26T10:29:00Z" w:id="12" w16du:dateUtc="2026-03-26T16:29:00Z">
        <w:r w:rsidRPr="00A75912" w:rsidDel="00A75912">
          <w:rPr>
            <w:rFonts w:ascii="Aptos Narrow" w:hAnsi="Aptos Narrow"/>
            <w:sz w:val="22"/>
            <w:szCs w:val="22"/>
          </w:rPr>
          <w:delText>without impacting the remainder of the SOW</w:delText>
        </w:r>
      </w:del>
      <w:r w:rsidRPr="00A75912">
        <w:rPr>
          <w:rFonts w:ascii="Aptos Narrow" w:hAnsi="Aptos Narrow"/>
          <w:sz w:val="22"/>
          <w:szCs w:val="22"/>
        </w:rPr>
        <w:t>.</w:t>
      </w:r>
    </w:p>
    <w:p w:rsidRPr="00D64E47" w:rsidR="0010658E" w:rsidP="005506C3" w:rsidRDefault="00FC6E7F" w14:paraId="59BA8C18" w14:textId="3DAE116C">
      <w:pPr>
        <w:pStyle w:val="ListParagraph"/>
        <w:numPr>
          <w:ilvl w:val="0"/>
          <w:numId w:val="17"/>
        </w:numPr>
        <w:rPr>
          <w:rFonts w:ascii="Aptos Narrow" w:hAnsi="Aptos Narrow"/>
          <w:b/>
          <w:bCs/>
          <w:sz w:val="22"/>
          <w:szCs w:val="22"/>
        </w:rPr>
      </w:pPr>
      <w:r w:rsidRPr="00D64E47">
        <w:rPr>
          <w:rFonts w:ascii="Aptos Narrow" w:hAnsi="Aptos Narrow"/>
          <w:b/>
          <w:bCs/>
          <w:sz w:val="22"/>
          <w:szCs w:val="22"/>
        </w:rPr>
        <w:t>Scope of Services</w:t>
      </w:r>
    </w:p>
    <w:p w:rsidRPr="00D64E47" w:rsidR="0010658E" w:rsidP="0010658E" w:rsidRDefault="00FC6E7F" w14:paraId="649D4D5B" w14:textId="0F599BE4">
      <w:pPr>
        <w:rPr>
          <w:rFonts w:ascii="Aptos Narrow" w:hAnsi="Aptos Narrow"/>
          <w:sz w:val="22"/>
          <w:szCs w:val="22"/>
        </w:rPr>
      </w:pPr>
      <w:r w:rsidRPr="00D64E47">
        <w:rPr>
          <w:rFonts w:ascii="Aptos Narrow" w:hAnsi="Aptos Narrow"/>
          <w:sz w:val="22"/>
          <w:szCs w:val="22"/>
        </w:rPr>
        <w:t>Service Provider shall deliver BPO services including</w:t>
      </w:r>
      <w:del w:author="Cognizant Legal" w:date="2026-03-24T14:25:00Z" w:id="13">
        <w:r w:rsidRPr="00D64E47">
          <w:rPr>
            <w:rFonts w:ascii="Aptos Narrow" w:hAnsi="Aptos Narrow"/>
            <w:sz w:val="22"/>
            <w:szCs w:val="22"/>
          </w:rPr>
          <w:delText>, but not limited to</w:delText>
        </w:r>
      </w:del>
      <w:r w:rsidRPr="00D64E47">
        <w:rPr>
          <w:rFonts w:ascii="Aptos Narrow" w:hAnsi="Aptos Narrow"/>
          <w:sz w:val="22"/>
          <w:szCs w:val="22"/>
        </w:rPr>
        <w:t>:</w:t>
      </w:r>
    </w:p>
    <w:p w:rsidRPr="00D64E47" w:rsidR="0010658E" w:rsidP="0010658E" w:rsidRDefault="00FC6E7F" w14:paraId="01AD97B2" w14:textId="77777777">
      <w:pPr>
        <w:numPr>
          <w:ilvl w:val="0"/>
          <w:numId w:val="3"/>
        </w:numPr>
        <w:rPr>
          <w:rFonts w:ascii="Aptos Narrow" w:hAnsi="Aptos Narrow"/>
          <w:sz w:val="22"/>
          <w:szCs w:val="22"/>
        </w:rPr>
      </w:pPr>
      <w:r w:rsidRPr="00D64E47">
        <w:rPr>
          <w:rFonts w:ascii="Aptos Narrow" w:hAnsi="Aptos Narrow"/>
          <w:sz w:val="22"/>
          <w:szCs w:val="22"/>
        </w:rPr>
        <w:t>Customer Service (Tier 1 &amp; Tier 2)</w:t>
      </w:r>
    </w:p>
    <w:p w:rsidRPr="00D64E47" w:rsidR="0010658E" w:rsidP="0010658E" w:rsidRDefault="00FC6E7F" w14:paraId="7BA12FE6" w14:textId="77777777">
      <w:pPr>
        <w:numPr>
          <w:ilvl w:val="0"/>
          <w:numId w:val="3"/>
        </w:numPr>
        <w:rPr>
          <w:rFonts w:ascii="Aptos Narrow" w:hAnsi="Aptos Narrow"/>
          <w:sz w:val="22"/>
          <w:szCs w:val="22"/>
        </w:rPr>
      </w:pPr>
      <w:r w:rsidRPr="00D64E47">
        <w:rPr>
          <w:rFonts w:ascii="Aptos Narrow" w:hAnsi="Aptos Narrow"/>
          <w:sz w:val="22"/>
          <w:szCs w:val="22"/>
        </w:rPr>
        <w:t>Fraud Operations (basic and complex)</w:t>
      </w:r>
    </w:p>
    <w:p w:rsidRPr="00D64E47" w:rsidR="0010658E" w:rsidP="0010658E" w:rsidRDefault="00FC6E7F" w14:paraId="71B77926" w14:textId="77777777">
      <w:pPr>
        <w:numPr>
          <w:ilvl w:val="0"/>
          <w:numId w:val="3"/>
        </w:numPr>
        <w:rPr>
          <w:rFonts w:ascii="Aptos Narrow" w:hAnsi="Aptos Narrow"/>
          <w:sz w:val="22"/>
          <w:szCs w:val="22"/>
        </w:rPr>
      </w:pPr>
      <w:r w:rsidRPr="00D64E47">
        <w:rPr>
          <w:rFonts w:ascii="Aptos Narrow" w:hAnsi="Aptos Narrow"/>
          <w:sz w:val="22"/>
          <w:szCs w:val="22"/>
        </w:rPr>
        <w:t>Disputes and Chargebacks</w:t>
      </w:r>
    </w:p>
    <w:p w:rsidRPr="00D64E47" w:rsidR="0010658E" w:rsidP="0010658E" w:rsidRDefault="00FC6E7F" w14:paraId="26AF9B9F" w14:textId="77777777">
      <w:pPr>
        <w:numPr>
          <w:ilvl w:val="0"/>
          <w:numId w:val="3"/>
        </w:numPr>
        <w:rPr>
          <w:rFonts w:ascii="Aptos Narrow" w:hAnsi="Aptos Narrow"/>
          <w:sz w:val="22"/>
          <w:szCs w:val="22"/>
        </w:rPr>
      </w:pPr>
      <w:r w:rsidRPr="00D64E47">
        <w:rPr>
          <w:rFonts w:ascii="Aptos Narrow" w:hAnsi="Aptos Narrow"/>
          <w:sz w:val="22"/>
          <w:szCs w:val="22"/>
        </w:rPr>
        <w:t>Back</w:t>
      </w:r>
      <w:r w:rsidRPr="00D64E47">
        <w:rPr>
          <w:rFonts w:ascii="Aptos Narrow" w:hAnsi="Aptos Narrow"/>
          <w:sz w:val="22"/>
          <w:szCs w:val="22"/>
        </w:rPr>
        <w:noBreakHyphen/>
        <w:t>office Processing</w:t>
      </w:r>
    </w:p>
    <w:p w:rsidRPr="00D64E47" w:rsidR="0010658E" w:rsidP="0010658E" w:rsidRDefault="00FC6E7F" w14:paraId="39F1DD22" w14:textId="77777777">
      <w:pPr>
        <w:numPr>
          <w:ilvl w:val="0"/>
          <w:numId w:val="3"/>
        </w:numPr>
        <w:rPr>
          <w:rFonts w:ascii="Aptos Narrow" w:hAnsi="Aptos Narrow"/>
          <w:sz w:val="22"/>
          <w:szCs w:val="22"/>
        </w:rPr>
      </w:pPr>
      <w:r w:rsidRPr="00D64E47">
        <w:rPr>
          <w:rFonts w:ascii="Aptos Narrow" w:hAnsi="Aptos Narrow"/>
          <w:sz w:val="22"/>
          <w:szCs w:val="22"/>
        </w:rPr>
        <w:t>Debt &amp; Collections</w:t>
      </w:r>
    </w:p>
    <w:p w:rsidRPr="00D64E47" w:rsidR="0010658E" w:rsidP="0010658E" w:rsidRDefault="00FC6E7F" w14:paraId="0EBD27F0" w14:textId="77777777">
      <w:pPr>
        <w:numPr>
          <w:ilvl w:val="0"/>
          <w:numId w:val="3"/>
        </w:numPr>
        <w:rPr>
          <w:rFonts w:ascii="Aptos Narrow" w:hAnsi="Aptos Narrow"/>
          <w:sz w:val="22"/>
          <w:szCs w:val="22"/>
        </w:rPr>
      </w:pPr>
      <w:r w:rsidRPr="00D64E47">
        <w:rPr>
          <w:rFonts w:ascii="Aptos Narrow" w:hAnsi="Aptos Narrow"/>
          <w:sz w:val="22"/>
          <w:szCs w:val="22"/>
        </w:rPr>
        <w:t>Ancillary and ad</w:t>
      </w:r>
      <w:r w:rsidRPr="00D64E47">
        <w:rPr>
          <w:rFonts w:ascii="Aptos Narrow" w:hAnsi="Aptos Narrow"/>
          <w:sz w:val="22"/>
          <w:szCs w:val="22"/>
        </w:rPr>
        <w:noBreakHyphen/>
        <w:t>hoc operational support</w:t>
      </w:r>
    </w:p>
    <w:p w:rsidRPr="00D64E47" w:rsidR="006C27E0" w:rsidP="006C27E0" w:rsidRDefault="00FC6E7F" w14:paraId="43E6C20E" w14:textId="77777777">
      <w:pPr>
        <w:rPr>
          <w:rFonts w:ascii="Aptos Narrow" w:hAnsi="Aptos Narrow"/>
          <w:sz w:val="22"/>
          <w:szCs w:val="22"/>
        </w:rPr>
      </w:pPr>
      <w:r w:rsidRPr="00D64E47">
        <w:rPr>
          <w:rFonts w:ascii="Aptos Narrow" w:hAnsi="Aptos Narrow"/>
          <w:sz w:val="22"/>
          <w:szCs w:val="22"/>
        </w:rPr>
        <w:t>Services may be delivered via:</w:t>
      </w:r>
      <w:r w:rsidRPr="00D64E47" w:rsidR="0012115F">
        <w:rPr>
          <w:rFonts w:ascii="Aptos Narrow" w:hAnsi="Aptos Narrow"/>
          <w:sz w:val="22"/>
          <w:szCs w:val="22"/>
        </w:rPr>
        <w:t xml:space="preserve"> </w:t>
      </w:r>
    </w:p>
    <w:p w:rsidRPr="00D64E47" w:rsidR="0010658E" w:rsidP="006C27E0" w:rsidRDefault="00FC6E7F" w14:paraId="06F9E573" w14:textId="39DBE4D6">
      <w:pPr>
        <w:pStyle w:val="ListParagraph"/>
        <w:numPr>
          <w:ilvl w:val="0"/>
          <w:numId w:val="19"/>
        </w:numPr>
        <w:rPr>
          <w:rFonts w:ascii="Aptos Narrow" w:hAnsi="Aptos Narrow"/>
          <w:sz w:val="22"/>
          <w:szCs w:val="22"/>
        </w:rPr>
      </w:pPr>
      <w:r w:rsidRPr="00D64E47">
        <w:rPr>
          <w:rFonts w:ascii="Aptos Narrow" w:hAnsi="Aptos Narrow"/>
          <w:sz w:val="22"/>
          <w:szCs w:val="22"/>
        </w:rPr>
        <w:t>Onshore, Nearshore, Offshore locations</w:t>
      </w:r>
    </w:p>
    <w:p w:rsidRPr="00D64E47" w:rsidR="00D64E47" w:rsidP="00D64E47" w:rsidRDefault="00FC6E7F" w14:paraId="53B68FE9" w14:textId="4F65579D">
      <w:pPr>
        <w:numPr>
          <w:ilvl w:val="0"/>
          <w:numId w:val="19"/>
        </w:numPr>
        <w:spacing w:before="100" w:beforeAutospacing="1" w:after="100" w:afterAutospacing="1" w:line="300" w:lineRule="atLeast"/>
        <w:rPr>
          <w:rFonts w:ascii="Aptos Narrow" w:hAnsi="Aptos Narrow" w:eastAsia="Times New Roman" w:cs="Segoe UI"/>
          <w:kern w:val="0"/>
          <w:sz w:val="22"/>
          <w:szCs w:val="22"/>
          <w:lang w:eastAsia="en-GB"/>
          <w14:ligatures w14:val="none"/>
        </w:rPr>
      </w:pPr>
      <w:r w:rsidRPr="00D64E47">
        <w:rPr>
          <w:rFonts w:ascii="Aptos Narrow" w:hAnsi="Aptos Narrow" w:eastAsia="Times New Roman" w:cs="Segoe UI"/>
          <w:kern w:val="0"/>
          <w:sz w:val="22"/>
          <w:szCs w:val="22"/>
          <w:lang w:eastAsia="en-GB"/>
          <w14:ligatures w14:val="none"/>
        </w:rPr>
        <w:t>Dedicated or blended delivery models, including WFH and/or WFO</w:t>
      </w:r>
      <w:del w:author="Cognizant Legal" w:date="2026-03-24T14:26:00Z" w:id="14">
        <w:r w:rsidRPr="00D64E47">
          <w:rPr>
            <w:rFonts w:ascii="Aptos Narrow" w:hAnsi="Aptos Narrow" w:eastAsia="Times New Roman" w:cs="Segoe UI"/>
            <w:kern w:val="0"/>
            <w:sz w:val="22"/>
            <w:szCs w:val="22"/>
            <w:lang w:eastAsia="en-GB"/>
            <w14:ligatures w14:val="none"/>
          </w:rPr>
          <w:delText>, subject to client and regulatory requirements</w:delText>
        </w:r>
      </w:del>
      <w:r w:rsidRPr="00D64E47">
        <w:rPr>
          <w:rFonts w:ascii="Aptos Narrow" w:hAnsi="Aptos Narrow" w:eastAsia="Times New Roman" w:cs="Segoe UI"/>
          <w:kern w:val="0"/>
          <w:sz w:val="22"/>
          <w:szCs w:val="22"/>
          <w:lang w:eastAsia="en-GB"/>
          <w14:ligatures w14:val="none"/>
        </w:rPr>
        <w:t>.</w:t>
      </w:r>
    </w:p>
    <w:p w:rsidRPr="00D64E47" w:rsidR="0010658E" w:rsidP="005506C3" w:rsidRDefault="00FC6E7F" w14:paraId="77A89269" w14:textId="07E20522">
      <w:pPr>
        <w:pStyle w:val="ListParagraph"/>
        <w:numPr>
          <w:ilvl w:val="0"/>
          <w:numId w:val="17"/>
        </w:numPr>
        <w:rPr>
          <w:rFonts w:ascii="Aptos Narrow" w:hAnsi="Aptos Narrow"/>
          <w:b/>
          <w:bCs/>
          <w:sz w:val="22"/>
          <w:szCs w:val="22"/>
        </w:rPr>
      </w:pPr>
      <w:r w:rsidRPr="00D64E47">
        <w:rPr>
          <w:rFonts w:ascii="Aptos Narrow" w:hAnsi="Aptos Narrow"/>
          <w:b/>
          <w:bCs/>
          <w:sz w:val="22"/>
          <w:szCs w:val="22"/>
        </w:rPr>
        <w:t>Service Levels and Performance</w:t>
      </w:r>
    </w:p>
    <w:p w:rsidRPr="00D64E47" w:rsidR="00EB1A35" w:rsidP="0010658E" w:rsidRDefault="00FC6E7F" w14:paraId="6ED00AC1" w14:textId="1A0CA961">
      <w:pPr>
        <w:numPr>
          <w:ilvl w:val="0"/>
          <w:numId w:val="5"/>
        </w:numPr>
        <w:rPr>
          <w:rFonts w:ascii="Aptos Narrow" w:hAnsi="Aptos Narrow"/>
          <w:sz w:val="22"/>
          <w:szCs w:val="22"/>
        </w:rPr>
      </w:pPr>
      <w:r w:rsidRPr="00D64E47">
        <w:rPr>
          <w:rFonts w:ascii="Aptos Narrow" w:hAnsi="Aptos Narrow"/>
          <w:sz w:val="22"/>
          <w:szCs w:val="22"/>
        </w:rPr>
        <w:t xml:space="preserve">Service Provider will support service levels aligned </w:t>
      </w:r>
      <w:ins w:author="Cognizant Legal" w:date="2026-03-24T14:30:00Z" w:id="15">
        <w:r w:rsidR="009C4DB7">
          <w:rPr>
            <w:rFonts w:ascii="Aptos Narrow" w:hAnsi="Aptos Narrow"/>
            <w:sz w:val="22"/>
            <w:szCs w:val="22"/>
          </w:rPr>
          <w:t xml:space="preserve">with </w:t>
        </w:r>
      </w:ins>
      <w:del w:author="Cognizant Legal" w:date="2026-03-24T14:30:00Z" w:id="16">
        <w:r w:rsidRPr="00D64E47">
          <w:rPr>
            <w:rFonts w:ascii="Aptos Narrow" w:hAnsi="Aptos Narrow"/>
            <w:sz w:val="22"/>
            <w:szCs w:val="22"/>
          </w:rPr>
          <w:delText>to</w:delText>
        </w:r>
      </w:del>
      <w:r w:rsidRPr="00D64E47">
        <w:rPr>
          <w:rFonts w:ascii="Aptos Narrow" w:hAnsi="Aptos Narrow"/>
          <w:sz w:val="22"/>
          <w:szCs w:val="22"/>
        </w:rPr>
        <w:t xml:space="preserve"> </w:t>
      </w:r>
      <w:del w:author="Cognizant Legal" w:date="2026-03-24T14:28:00Z" w:id="17">
        <w:r w:rsidRPr="00D64E47">
          <w:rPr>
            <w:rFonts w:ascii="Aptos Narrow" w:hAnsi="Aptos Narrow"/>
            <w:sz w:val="22"/>
            <w:szCs w:val="22"/>
          </w:rPr>
          <w:delText xml:space="preserve">FIS’s and its end clients’ highest </w:delText>
        </w:r>
      </w:del>
      <w:r w:rsidRPr="00D64E47">
        <w:rPr>
          <w:rFonts w:ascii="Aptos Narrow" w:hAnsi="Aptos Narrow"/>
          <w:sz w:val="22"/>
          <w:szCs w:val="22"/>
        </w:rPr>
        <w:t>applicable</w:t>
      </w:r>
      <w:ins w:author="Cognizant Legal" w:date="2026-03-24T14:30:00Z" w:id="18">
        <w:r w:rsidR="00943D1B">
          <w:rPr>
            <w:rFonts w:ascii="Aptos Narrow" w:hAnsi="Aptos Narrow"/>
            <w:sz w:val="22"/>
            <w:szCs w:val="22"/>
          </w:rPr>
          <w:t>,</w:t>
        </w:r>
      </w:ins>
      <w:r w:rsidRPr="00D64E47">
        <w:rPr>
          <w:rFonts w:ascii="Aptos Narrow" w:hAnsi="Aptos Narrow"/>
          <w:sz w:val="22"/>
          <w:szCs w:val="22"/>
        </w:rPr>
        <w:t xml:space="preserve"> </w:t>
      </w:r>
      <w:ins w:author="Cognizant Legal" w:date="2026-03-24T14:28:00Z" w:id="19">
        <w:r w:rsidR="00A3014F">
          <w:rPr>
            <w:rFonts w:ascii="Aptos Narrow" w:hAnsi="Aptos Narrow"/>
            <w:sz w:val="22"/>
            <w:szCs w:val="22"/>
          </w:rPr>
          <w:t xml:space="preserve">reasonable standard </w:t>
        </w:r>
      </w:ins>
      <w:r w:rsidRPr="00D64E47">
        <w:rPr>
          <w:rFonts w:ascii="Aptos Narrow" w:hAnsi="Aptos Narrow"/>
          <w:sz w:val="22"/>
          <w:szCs w:val="22"/>
        </w:rPr>
        <w:t>requirements.</w:t>
      </w:r>
    </w:p>
    <w:p w:rsidRPr="00D64E47" w:rsidR="0010658E" w:rsidP="0010658E" w:rsidRDefault="00FC6E7F" w14:paraId="0B7D8E31" w14:textId="4C5EE3B9">
      <w:pPr>
        <w:numPr>
          <w:ilvl w:val="0"/>
          <w:numId w:val="5"/>
        </w:numPr>
        <w:rPr>
          <w:rFonts w:ascii="Aptos Narrow" w:hAnsi="Aptos Narrow"/>
          <w:sz w:val="22"/>
          <w:szCs w:val="22"/>
        </w:rPr>
      </w:pPr>
      <w:r w:rsidRPr="00D64E47">
        <w:rPr>
          <w:rFonts w:ascii="Aptos Narrow" w:hAnsi="Aptos Narrow"/>
          <w:sz w:val="22"/>
          <w:szCs w:val="22"/>
        </w:rPr>
        <w:lastRenderedPageBreak/>
        <w:t xml:space="preserve">SLAs, KPIs, and credits will be defined </w:t>
      </w:r>
      <w:ins w:author="Cognizant Legal" w:date="2026-03-24T14:30:00Z" w:id="20">
        <w:r w:rsidR="009C4DB7">
          <w:rPr>
            <w:rFonts w:ascii="Aptos Narrow" w:hAnsi="Aptos Narrow"/>
            <w:sz w:val="22"/>
            <w:szCs w:val="22"/>
          </w:rPr>
          <w:t>and approved by Service Provider and F</w:t>
        </w:r>
      </w:ins>
      <w:ins w:author="Cognizant Legal" w:date="2026-03-24T14:31:00Z" w:id="21">
        <w:r w:rsidR="009C4DB7">
          <w:rPr>
            <w:rFonts w:ascii="Aptos Narrow" w:hAnsi="Aptos Narrow"/>
            <w:sz w:val="22"/>
            <w:szCs w:val="22"/>
          </w:rPr>
          <w:t xml:space="preserve">IS </w:t>
        </w:r>
      </w:ins>
      <w:r w:rsidRPr="00D64E47">
        <w:rPr>
          <w:rFonts w:ascii="Aptos Narrow" w:hAnsi="Aptos Narrow"/>
          <w:sz w:val="22"/>
          <w:szCs w:val="22"/>
        </w:rPr>
        <w:t>in the definitive SOW exhibits.</w:t>
      </w:r>
    </w:p>
    <w:p w:rsidRPr="009F030C" w:rsidR="0010658E" w:rsidP="0010658E" w:rsidRDefault="00FC6E7F" w14:paraId="6AC4A432" w14:textId="05A5B342">
      <w:pPr>
        <w:numPr>
          <w:ilvl w:val="0"/>
          <w:numId w:val="5"/>
        </w:numPr>
        <w:rPr>
          <w:rFonts w:ascii="Aptos Narrow" w:hAnsi="Aptos Narrow"/>
          <w:sz w:val="22"/>
          <w:szCs w:val="22"/>
        </w:rPr>
      </w:pPr>
      <w:r w:rsidRPr="009F030C">
        <w:rPr>
          <w:rFonts w:ascii="Aptos Narrow" w:hAnsi="Aptos Narrow"/>
          <w:sz w:val="22"/>
          <w:szCs w:val="22"/>
        </w:rPr>
        <w:t>Persistent SLA failure constitutes grounds for</w:t>
      </w:r>
      <w:ins w:author="Cognizant Legal" w:date="2026-03-24T15:37:00Z" w:id="22">
        <w:r w:rsidRPr="00F6412B" w:rsidR="006830BF">
          <w:rPr>
            <w:rFonts w:ascii="Aptos Narrow" w:hAnsi="Aptos Narrow"/>
            <w:sz w:val="22"/>
            <w:szCs w:val="22"/>
          </w:rPr>
          <w:t xml:space="preserve"> the following </w:t>
        </w:r>
        <w:r w:rsidRPr="009F030C" w:rsidR="006830BF">
          <w:rPr>
            <w:rFonts w:ascii="Aptos Narrow" w:hAnsi="Aptos Narrow"/>
            <w:sz w:val="22"/>
            <w:szCs w:val="22"/>
          </w:rPr>
          <w:t>remedies, applied in a progressive manner</w:t>
        </w:r>
      </w:ins>
      <w:r w:rsidRPr="009F030C">
        <w:rPr>
          <w:rFonts w:ascii="Aptos Narrow" w:hAnsi="Aptos Narrow"/>
          <w:sz w:val="22"/>
          <w:szCs w:val="22"/>
        </w:rPr>
        <w:t xml:space="preserve">: </w:t>
      </w:r>
    </w:p>
    <w:p w:rsidRPr="00D64E47" w:rsidR="0010658E" w:rsidP="0010658E" w:rsidRDefault="00FC6E7F" w14:paraId="14DC0D6D" w14:textId="2CF5E8F1">
      <w:pPr>
        <w:numPr>
          <w:ilvl w:val="1"/>
          <w:numId w:val="5"/>
        </w:numPr>
        <w:rPr>
          <w:del w:author="Cognizant Legal" w:date="2026-03-24T14:31:00Z" w:id="23"/>
          <w:rFonts w:ascii="Aptos Narrow" w:hAnsi="Aptos Narrow"/>
          <w:sz w:val="22"/>
          <w:szCs w:val="22"/>
        </w:rPr>
      </w:pPr>
      <w:del w:author="Cognizant Legal" w:date="2026-03-24T14:31:00Z" w:id="24">
        <w:r w:rsidRPr="00D64E47">
          <w:rPr>
            <w:rFonts w:ascii="Aptos Narrow" w:hAnsi="Aptos Narrow"/>
            <w:sz w:val="22"/>
            <w:szCs w:val="22"/>
          </w:rPr>
          <w:delText>Step</w:delText>
        </w:r>
        <w:r w:rsidRPr="00D64E47">
          <w:rPr>
            <w:rFonts w:ascii="Aptos Narrow" w:hAnsi="Aptos Narrow"/>
            <w:sz w:val="22"/>
            <w:szCs w:val="22"/>
          </w:rPr>
          <w:noBreakHyphen/>
          <w:delText>in rights</w:delText>
        </w:r>
      </w:del>
    </w:p>
    <w:p w:rsidRPr="00D64E47" w:rsidR="0010658E" w:rsidP="0010658E" w:rsidRDefault="00FC6E7F" w14:paraId="58FBBA6E" w14:textId="20FA57A8">
      <w:pPr>
        <w:numPr>
          <w:ilvl w:val="1"/>
          <w:numId w:val="5"/>
        </w:numPr>
        <w:rPr>
          <w:del w:author="Cognizant Legal" w:date="2026-03-24T14:31:00Z" w:id="25"/>
          <w:rFonts w:ascii="Aptos Narrow" w:hAnsi="Aptos Narrow"/>
          <w:sz w:val="22"/>
          <w:szCs w:val="22"/>
        </w:rPr>
      </w:pPr>
      <w:del w:author="Cognizant Legal" w:date="2026-03-24T14:31:00Z" w:id="26">
        <w:r w:rsidRPr="00D64E47">
          <w:rPr>
            <w:rFonts w:ascii="Aptos Narrow" w:hAnsi="Aptos Narrow"/>
            <w:sz w:val="22"/>
            <w:szCs w:val="22"/>
          </w:rPr>
          <w:delText>Volume reallocation</w:delText>
        </w:r>
      </w:del>
    </w:p>
    <w:p w:rsidR="0010658E" w:rsidP="0010658E" w:rsidRDefault="00FC6E7F" w14:paraId="4C2BF1C4" w14:textId="506208E7">
      <w:pPr>
        <w:numPr>
          <w:ilvl w:val="1"/>
          <w:numId w:val="5"/>
        </w:numPr>
        <w:rPr>
          <w:del w:author="Cognizant Legal" w:date="2026-03-24T14:32:00Z" w:id="27"/>
          <w:rFonts w:ascii="Aptos Narrow" w:hAnsi="Aptos Narrow"/>
          <w:sz w:val="22"/>
          <w:szCs w:val="22"/>
        </w:rPr>
      </w:pPr>
      <w:del w:author="Cognizant Legal" w:date="2026-03-24T14:32:00Z" w:id="28">
        <w:r w:rsidRPr="00D64E47">
          <w:rPr>
            <w:rFonts w:ascii="Aptos Narrow" w:hAnsi="Aptos Narrow"/>
            <w:sz w:val="22"/>
            <w:szCs w:val="22"/>
          </w:rPr>
          <w:delText>Partial or full termination for cause</w:delText>
        </w:r>
      </w:del>
    </w:p>
    <w:p w:rsidR="00276913" w:rsidP="009F030C" w:rsidRDefault="00FC6E7F" w14:paraId="5A82CDAD" w14:textId="77777777">
      <w:pPr>
        <w:numPr>
          <w:ilvl w:val="1"/>
          <w:numId w:val="5"/>
        </w:numPr>
        <w:jc w:val="both"/>
        <w:rPr>
          <w:ins w:author="Cognizant Legal" w:date="2026-03-26T11:32:00Z" w:id="29" w16du:dateUtc="2026-03-26T17:32:00Z"/>
          <w:rFonts w:ascii="Aptos Narrow" w:hAnsi="Aptos Narrow"/>
          <w:sz w:val="22"/>
          <w:szCs w:val="22"/>
        </w:rPr>
      </w:pPr>
      <w:ins w:author="Cognizant Legal" w:date="2026-03-24T15:37:00Z" w:id="30">
        <w:r w:rsidRPr="006830BF">
          <w:rPr>
            <w:rFonts w:ascii="Aptos Narrow" w:hAnsi="Aptos Narrow"/>
            <w:sz w:val="22"/>
            <w:szCs w:val="22"/>
          </w:rPr>
          <w:t>The implementation of a Corrective Action Plan (CAP). Upon recurring failure to meet the agreed SLAs, the Service Provider shall submit a formal Corrective Action Plan within [X] business days of written notification by FIS. The CAP must identify the root cause(s) of the underperformance, define specific remediation actions, assign accountable owners, and establish measurable milestones with target dates. FIS reserves the right to review, request amendments to, and approve the CAP. The Service Provider shall provide periodic progress updates until full compliance is restored.</w:t>
        </w:r>
      </w:ins>
      <w:ins w:author="Cognizant Legal" w:date="2026-03-26T11:32:00Z" w:id="31" w16du:dateUtc="2026-03-26T17:32:00Z">
        <w:r w:rsidR="00276913">
          <w:rPr>
            <w:rFonts w:ascii="Aptos Narrow" w:hAnsi="Aptos Narrow"/>
            <w:sz w:val="22"/>
            <w:szCs w:val="22"/>
          </w:rPr>
          <w:t xml:space="preserve"> </w:t>
        </w:r>
      </w:ins>
    </w:p>
    <w:p w:rsidR="009F030C" w:rsidP="009F030C" w:rsidRDefault="00276913" w14:paraId="1257013E" w14:textId="7560DE16">
      <w:pPr>
        <w:numPr>
          <w:ilvl w:val="1"/>
          <w:numId w:val="5"/>
        </w:numPr>
        <w:jc w:val="both"/>
        <w:rPr>
          <w:ins w:author="Cognizant Legal" w:date="2026-03-24T15:38:00Z" w:id="32"/>
          <w:rFonts w:ascii="Aptos Narrow" w:hAnsi="Aptos Narrow"/>
          <w:sz w:val="22"/>
          <w:szCs w:val="22"/>
        </w:rPr>
      </w:pPr>
      <w:ins w:author="Cognizant Legal" w:date="2026-03-26T11:32:00Z" w:id="33">
        <w:r w:rsidRPr="00276913">
          <w:rPr>
            <w:rFonts w:ascii="Aptos Narrow" w:hAnsi="Aptos Narrow"/>
            <w:sz w:val="22"/>
            <w:szCs w:val="22"/>
          </w:rPr>
          <w:t>In the event the CAP does not result in sustained performance recovery, the parties shall escalate the matter to senior management for resolution</w:t>
        </w:r>
      </w:ins>
      <w:ins w:author="Cognizant Legal" w:date="2026-03-26T11:32:00Z" w:id="34" w16du:dateUtc="2026-03-26T17:32:00Z">
        <w:r w:rsidR="00CD219C">
          <w:rPr>
            <w:rFonts w:ascii="Aptos Narrow" w:hAnsi="Aptos Narrow"/>
            <w:sz w:val="22"/>
            <w:szCs w:val="22"/>
          </w:rPr>
          <w:t>.</w:t>
        </w:r>
      </w:ins>
    </w:p>
    <w:p w:rsidRPr="009F030C" w:rsidR="00234BCB" w:rsidP="00F6412B" w:rsidRDefault="00234BCB" w14:paraId="5ABA5F79" w14:textId="172D5C40">
      <w:pPr>
        <w:numPr>
          <w:ilvl w:val="1"/>
          <w:numId w:val="5"/>
        </w:numPr>
        <w:jc w:val="both"/>
        <w:rPr>
          <w:ins w:author="Cognizant Legal" w:date="2026-03-24T15:27:00Z" w:id="35"/>
          <w:rFonts w:ascii="Aptos Narrow" w:hAnsi="Aptos Narrow"/>
          <w:sz w:val="22"/>
          <w:szCs w:val="22"/>
        </w:rPr>
      </w:pPr>
    </w:p>
    <w:p w:rsidRPr="00D64E47" w:rsidR="0010658E" w:rsidP="0010658E" w:rsidRDefault="00FC6E7F" w14:paraId="4BF7E94A" w14:textId="35FF2E77">
      <w:pPr>
        <w:rPr>
          <w:rFonts w:ascii="Aptos Narrow" w:hAnsi="Aptos Narrow"/>
          <w:sz w:val="22"/>
          <w:szCs w:val="22"/>
        </w:rPr>
      </w:pPr>
      <w:r w:rsidRPr="00D64E47">
        <w:rPr>
          <w:rFonts w:ascii="Aptos Narrow" w:hAnsi="Aptos Narrow"/>
          <w:sz w:val="22"/>
          <w:szCs w:val="22"/>
        </w:rPr>
        <w:t xml:space="preserve">Service Provider commits to continuous performance improvement, including measurable productivity gains over the </w:t>
      </w:r>
      <w:del w:author="Cognizant Legal" w:date="2026-03-24T14:32:00Z" w:id="36">
        <w:r w:rsidRPr="00D64E47">
          <w:rPr>
            <w:rFonts w:ascii="Aptos Narrow" w:hAnsi="Aptos Narrow"/>
            <w:sz w:val="22"/>
            <w:szCs w:val="22"/>
          </w:rPr>
          <w:delText xml:space="preserve">contract </w:delText>
        </w:r>
      </w:del>
      <w:ins w:author="Cognizant Legal" w:date="2026-03-24T14:32:00Z" w:id="37">
        <w:r w:rsidR="00C862D3">
          <w:rPr>
            <w:rFonts w:ascii="Aptos Narrow" w:hAnsi="Aptos Narrow"/>
            <w:sz w:val="22"/>
            <w:szCs w:val="22"/>
          </w:rPr>
          <w:t>SOW</w:t>
        </w:r>
        <w:r w:rsidRPr="00D64E47" w:rsidR="00C862D3">
          <w:rPr>
            <w:rFonts w:ascii="Aptos Narrow" w:hAnsi="Aptos Narrow"/>
            <w:sz w:val="22"/>
            <w:szCs w:val="22"/>
          </w:rPr>
          <w:t xml:space="preserve"> </w:t>
        </w:r>
      </w:ins>
      <w:r w:rsidRPr="00D64E47">
        <w:rPr>
          <w:rFonts w:ascii="Aptos Narrow" w:hAnsi="Aptos Narrow"/>
          <w:sz w:val="22"/>
          <w:szCs w:val="22"/>
        </w:rPr>
        <w:t>term.</w:t>
      </w:r>
    </w:p>
    <w:p w:rsidRPr="00D64E47" w:rsidR="0010658E" w:rsidP="005506C3" w:rsidRDefault="00FC6E7F" w14:paraId="00BD9593" w14:textId="6F44B177">
      <w:pPr>
        <w:pStyle w:val="ListParagraph"/>
        <w:numPr>
          <w:ilvl w:val="0"/>
          <w:numId w:val="17"/>
        </w:numPr>
        <w:rPr>
          <w:rFonts w:ascii="Aptos Narrow" w:hAnsi="Aptos Narrow"/>
          <w:b/>
          <w:bCs/>
          <w:sz w:val="22"/>
          <w:szCs w:val="22"/>
        </w:rPr>
      </w:pPr>
      <w:r w:rsidRPr="00D64E47">
        <w:rPr>
          <w:rFonts w:ascii="Aptos Narrow" w:hAnsi="Aptos Narrow"/>
          <w:b/>
          <w:bCs/>
          <w:sz w:val="22"/>
          <w:szCs w:val="22"/>
        </w:rPr>
        <w:t xml:space="preserve">Pricing Principles </w:t>
      </w:r>
      <w:del w:author="Cognizant Legal" w:date="2026-03-24T14:41:00Z" w:id="38">
        <w:r w:rsidRPr="00D64E47">
          <w:rPr>
            <w:rFonts w:ascii="Aptos Narrow" w:hAnsi="Aptos Narrow"/>
            <w:b/>
            <w:bCs/>
            <w:sz w:val="22"/>
            <w:szCs w:val="22"/>
          </w:rPr>
          <w:delText>(RFP Position)</w:delText>
        </w:r>
      </w:del>
    </w:p>
    <w:p w:rsidRPr="00D64E47" w:rsidR="0010658E" w:rsidP="00EC3F5F" w:rsidRDefault="00FC6E7F" w14:paraId="041FEC24" w14:textId="332CD1CE">
      <w:pPr>
        <w:numPr>
          <w:ilvl w:val="0"/>
          <w:numId w:val="6"/>
        </w:numPr>
        <w:rPr>
          <w:del w:author="Cognizant Legal" w:date="2026-03-24T14:41:00Z" w:id="39"/>
          <w:rFonts w:ascii="Aptos Narrow" w:hAnsi="Aptos Narrow"/>
          <w:sz w:val="22"/>
          <w:szCs w:val="22"/>
        </w:rPr>
      </w:pPr>
      <w:del w:author="Cognizant Legal" w:date="2026-03-24T14:41:00Z" w:id="40">
        <w:r w:rsidRPr="00D64E47">
          <w:rPr>
            <w:rFonts w:ascii="Aptos Narrow" w:hAnsi="Aptos Narrow"/>
            <w:sz w:val="22"/>
            <w:szCs w:val="22"/>
          </w:rPr>
          <w:delText>Pricing to be submitted as part of the RFP response, in accordance with the requirements set out in</w:delText>
        </w:r>
        <w:r w:rsidRPr="00D64E47" w:rsidR="000E1937">
          <w:rPr>
            <w:rFonts w:ascii="Aptos Narrow" w:hAnsi="Aptos Narrow"/>
            <w:sz w:val="22"/>
            <w:szCs w:val="22"/>
          </w:rPr>
          <w:delText xml:space="preserve"> section </w:delText>
        </w:r>
        <w:r w:rsidR="00086FE6">
          <w:rPr>
            <w:rFonts w:ascii="Aptos Narrow" w:hAnsi="Aptos Narrow"/>
            <w:sz w:val="22"/>
            <w:szCs w:val="22"/>
          </w:rPr>
          <w:delText>‘</w:delText>
        </w:r>
        <w:r w:rsidRPr="003D71EF" w:rsidR="003D71EF">
          <w:rPr>
            <w:rFonts w:ascii="Aptos Narrow" w:hAnsi="Aptos Narrow"/>
            <w:sz w:val="22"/>
            <w:szCs w:val="22"/>
          </w:rPr>
          <w:delText>3.</w:delText>
        </w:r>
        <w:r w:rsidR="009B5B4D">
          <w:rPr>
            <w:rFonts w:ascii="Aptos Narrow" w:hAnsi="Aptos Narrow"/>
            <w:sz w:val="22"/>
            <w:szCs w:val="22"/>
          </w:rPr>
          <w:delText>2.</w:delText>
        </w:r>
        <w:r w:rsidRPr="003D71EF" w:rsidR="003D71EF">
          <w:rPr>
            <w:rFonts w:ascii="Aptos Narrow" w:hAnsi="Aptos Narrow"/>
            <w:sz w:val="22"/>
            <w:szCs w:val="22"/>
          </w:rPr>
          <w:delText xml:space="preserve"> Commercial Offer to Include</w:delText>
        </w:r>
        <w:r w:rsidR="009B5B4D">
          <w:rPr>
            <w:rFonts w:ascii="Aptos Narrow" w:hAnsi="Aptos Narrow"/>
            <w:sz w:val="22"/>
            <w:szCs w:val="22"/>
          </w:rPr>
          <w:delText>’</w:delText>
        </w:r>
        <w:r w:rsidR="003D71EF">
          <w:rPr>
            <w:rFonts w:ascii="Aptos Narrow" w:hAnsi="Aptos Narrow"/>
            <w:sz w:val="22"/>
            <w:szCs w:val="22"/>
          </w:rPr>
          <w:delText xml:space="preserve"> </w:delText>
        </w:r>
        <w:r w:rsidRPr="00D64E47" w:rsidR="000E1937">
          <w:rPr>
            <w:rFonts w:ascii="Aptos Narrow" w:hAnsi="Aptos Narrow"/>
            <w:sz w:val="22"/>
            <w:szCs w:val="22"/>
          </w:rPr>
          <w:delText>of</w:delText>
        </w:r>
        <w:r w:rsidRPr="00D64E47">
          <w:rPr>
            <w:rFonts w:ascii="Aptos Narrow" w:hAnsi="Aptos Narrow"/>
            <w:sz w:val="22"/>
            <w:szCs w:val="22"/>
          </w:rPr>
          <w:delText xml:space="preserve"> the RFP</w:delText>
        </w:r>
        <w:r w:rsidRPr="00D64E47" w:rsidR="00A62DCB">
          <w:rPr>
            <w:rFonts w:ascii="Aptos Narrow" w:hAnsi="Aptos Narrow"/>
            <w:sz w:val="22"/>
            <w:szCs w:val="22"/>
          </w:rPr>
          <w:delText xml:space="preserve"> </w:delText>
        </w:r>
        <w:r w:rsidRPr="00D64E47" w:rsidR="00631A91">
          <w:rPr>
            <w:rFonts w:ascii="Aptos Narrow" w:hAnsi="Aptos Narrow"/>
            <w:sz w:val="22"/>
            <w:szCs w:val="22"/>
          </w:rPr>
          <w:delText>statement document.</w:delText>
        </w:r>
      </w:del>
    </w:p>
    <w:p w:rsidRPr="00D64E47" w:rsidR="00CE71F9" w:rsidP="00EC3F5F" w:rsidRDefault="00FC6E7F" w14:paraId="636C187D" w14:textId="26F4E12E">
      <w:pPr>
        <w:numPr>
          <w:ilvl w:val="0"/>
          <w:numId w:val="6"/>
        </w:numPr>
        <w:rPr>
          <w:rFonts w:ascii="Aptos Narrow" w:hAnsi="Aptos Narrow"/>
          <w:sz w:val="22"/>
          <w:szCs w:val="22"/>
        </w:rPr>
      </w:pPr>
      <w:commentRangeStart w:id="41"/>
      <w:r w:rsidRPr="00D64E47">
        <w:rPr>
          <w:rFonts w:ascii="Aptos Narrow" w:hAnsi="Aptos Narrow"/>
          <w:sz w:val="22"/>
          <w:szCs w:val="22"/>
        </w:rPr>
        <w:t>All COLA and inflationary impacts must be fully baked into the proposed rates for the seven (</w:t>
      </w:r>
      <w:r w:rsidRPr="00D64E47" w:rsidR="009D7E56">
        <w:rPr>
          <w:rFonts w:ascii="Aptos Narrow" w:hAnsi="Aptos Narrow"/>
          <w:sz w:val="22"/>
          <w:szCs w:val="22"/>
        </w:rPr>
        <w:t>7)</w:t>
      </w:r>
      <w:r w:rsidRPr="00D64E47" w:rsidR="009D7E56">
        <w:rPr>
          <w:rFonts w:ascii="Aptos Narrow" w:hAnsi="Aptos Narrow" w:cs="Cambria Math"/>
          <w:sz w:val="22"/>
          <w:szCs w:val="22"/>
        </w:rPr>
        <w:t xml:space="preserve"> </w:t>
      </w:r>
      <w:r w:rsidRPr="00D64E47">
        <w:rPr>
          <w:rFonts w:ascii="Aptos Narrow" w:hAnsi="Aptos Narrow"/>
          <w:sz w:val="22"/>
          <w:szCs w:val="22"/>
        </w:rPr>
        <w:t>year committed pricing term. No annual price uplifts shall apply</w:t>
      </w:r>
      <w:commentRangeEnd w:id="41"/>
      <w:r w:rsidR="00A75912">
        <w:rPr>
          <w:rStyle w:val="CommentReference"/>
        </w:rPr>
        <w:commentReference w:id="41"/>
      </w:r>
      <w:r w:rsidRPr="00D64E47">
        <w:rPr>
          <w:rFonts w:ascii="Aptos Narrow" w:hAnsi="Aptos Narrow"/>
          <w:sz w:val="22"/>
          <w:szCs w:val="22"/>
        </w:rPr>
        <w:t>.</w:t>
      </w:r>
    </w:p>
    <w:p w:rsidRPr="00D64E47" w:rsidR="0010658E" w:rsidP="0010658E" w:rsidRDefault="00FC6E7F" w14:paraId="7B73CA34" w14:textId="55247D43">
      <w:pPr>
        <w:numPr>
          <w:ilvl w:val="0"/>
          <w:numId w:val="6"/>
        </w:numPr>
        <w:rPr>
          <w:del w:author="Cognizant Legal" w:date="2026-03-24T14:43:00Z" w:id="42"/>
          <w:rFonts w:ascii="Aptos Narrow" w:hAnsi="Aptos Narrow"/>
          <w:sz w:val="22"/>
          <w:szCs w:val="22"/>
        </w:rPr>
      </w:pPr>
      <w:del w:author="Cognizant Legal" w:date="2026-03-24T14:43:00Z" w:id="43">
        <w:r w:rsidRPr="00D64E47">
          <w:rPr>
            <w:rFonts w:ascii="Aptos Narrow" w:hAnsi="Aptos Narrow"/>
            <w:sz w:val="22"/>
            <w:szCs w:val="22"/>
          </w:rPr>
          <w:delText>Benchmarking rights apply annually to ensure top</w:delText>
        </w:r>
        <w:r w:rsidRPr="00D64E47">
          <w:rPr>
            <w:rFonts w:ascii="Aptos Narrow" w:hAnsi="Aptos Narrow"/>
            <w:sz w:val="22"/>
            <w:szCs w:val="22"/>
          </w:rPr>
          <w:noBreakHyphen/>
          <w:delText>quartile market competitiveness.</w:delText>
        </w:r>
      </w:del>
    </w:p>
    <w:p w:rsidRPr="00D64E47" w:rsidR="0010658E" w:rsidP="005506C3" w:rsidRDefault="00FC6E7F" w14:paraId="2421217B" w14:textId="36EC1B4C">
      <w:pPr>
        <w:pStyle w:val="ListParagraph"/>
        <w:numPr>
          <w:ilvl w:val="0"/>
          <w:numId w:val="17"/>
        </w:numPr>
        <w:rPr>
          <w:rFonts w:ascii="Aptos Narrow" w:hAnsi="Aptos Narrow"/>
          <w:b/>
          <w:bCs/>
          <w:sz w:val="22"/>
          <w:szCs w:val="22"/>
        </w:rPr>
      </w:pPr>
      <w:r w:rsidRPr="00D64E47">
        <w:rPr>
          <w:rFonts w:ascii="Aptos Narrow" w:hAnsi="Aptos Narrow"/>
          <w:b/>
          <w:bCs/>
          <w:sz w:val="22"/>
          <w:szCs w:val="22"/>
        </w:rPr>
        <w:t>Commercial Value Commitments</w:t>
      </w:r>
    </w:p>
    <w:p w:rsidRPr="00D64E47" w:rsidR="0010658E" w:rsidP="0010658E" w:rsidRDefault="00FC6E7F" w14:paraId="260E3770" w14:textId="28085A25">
      <w:pPr>
        <w:rPr>
          <w:rFonts w:ascii="Aptos Narrow" w:hAnsi="Aptos Narrow"/>
          <w:sz w:val="22"/>
          <w:szCs w:val="22"/>
        </w:rPr>
      </w:pPr>
      <w:r w:rsidRPr="00D64E47">
        <w:rPr>
          <w:rFonts w:ascii="Aptos Narrow" w:hAnsi="Aptos Narrow"/>
          <w:sz w:val="22"/>
          <w:szCs w:val="22"/>
        </w:rPr>
        <w:t>Service Provider is expected to commit to the following value levers:</w:t>
      </w:r>
    </w:p>
    <w:p w:rsidRPr="00D64E47" w:rsidR="0010658E" w:rsidP="0010658E" w:rsidRDefault="00FC6E7F" w14:paraId="0A718FAB" w14:textId="77777777">
      <w:pPr>
        <w:rPr>
          <w:rFonts w:ascii="Aptos Narrow" w:hAnsi="Aptos Narrow"/>
          <w:b/>
          <w:bCs/>
          <w:sz w:val="22"/>
          <w:szCs w:val="22"/>
        </w:rPr>
      </w:pPr>
      <w:r w:rsidRPr="00D64E47">
        <w:rPr>
          <w:rFonts w:ascii="Aptos Narrow" w:hAnsi="Aptos Narrow"/>
          <w:b/>
          <w:bCs/>
          <w:sz w:val="22"/>
          <w:szCs w:val="22"/>
        </w:rPr>
        <w:t>6.1 Rebates / Gainshare</w:t>
      </w:r>
    </w:p>
    <w:p w:rsidRPr="00D64E47" w:rsidR="0010658E" w:rsidDel="0024309C" w:rsidP="0010658E" w:rsidRDefault="00FC6E7F" w14:paraId="41A14DA4" w14:textId="0AF7EA89">
      <w:pPr>
        <w:numPr>
          <w:ilvl w:val="0"/>
          <w:numId w:val="7"/>
        </w:numPr>
        <w:rPr>
          <w:del w:author="Cognizant Legal" w:date="2026-03-26T10:42:00Z" w:id="44" w16du:dateUtc="2026-03-26T16:42:00Z"/>
          <w:rFonts w:ascii="Aptos Narrow" w:hAnsi="Aptos Narrow"/>
          <w:sz w:val="22"/>
          <w:szCs w:val="22"/>
        </w:rPr>
      </w:pPr>
      <w:commentRangeStart w:id="45"/>
      <w:del w:author="Cognizant Legal" w:date="2026-03-26T10:42:00Z" w:id="46" w16du:dateUtc="2026-03-26T16:42:00Z">
        <w:r w:rsidRPr="00D64E47" w:rsidDel="0024309C">
          <w:rPr>
            <w:rFonts w:ascii="Aptos Narrow" w:hAnsi="Aptos Narrow"/>
            <w:sz w:val="22"/>
            <w:szCs w:val="22"/>
          </w:rPr>
          <w:delText xml:space="preserve">Rebates linked to: </w:delText>
        </w:r>
      </w:del>
    </w:p>
    <w:p w:rsidRPr="00D64E47" w:rsidR="0010658E" w:rsidDel="0024309C" w:rsidP="0010658E" w:rsidRDefault="00FC6E7F" w14:paraId="642C6118" w14:textId="20841DDA">
      <w:pPr>
        <w:numPr>
          <w:ilvl w:val="1"/>
          <w:numId w:val="7"/>
        </w:numPr>
        <w:rPr>
          <w:del w:author="Cognizant Legal" w:date="2026-03-26T10:42:00Z" w:id="47" w16du:dateUtc="2026-03-26T16:42:00Z"/>
          <w:rFonts w:ascii="Aptos Narrow" w:hAnsi="Aptos Narrow"/>
          <w:sz w:val="22"/>
          <w:szCs w:val="22"/>
        </w:rPr>
      </w:pPr>
      <w:del w:author="Cognizant Legal" w:date="2026-03-26T10:42:00Z" w:id="48" w16du:dateUtc="2026-03-26T16:42:00Z">
        <w:r w:rsidRPr="00D64E47" w:rsidDel="0024309C">
          <w:rPr>
            <w:rFonts w:ascii="Aptos Narrow" w:hAnsi="Aptos Narrow"/>
            <w:sz w:val="22"/>
            <w:szCs w:val="22"/>
          </w:rPr>
          <w:delText>Revenue scale</w:delText>
        </w:r>
      </w:del>
    </w:p>
    <w:p w:rsidRPr="00D64E47" w:rsidR="0010658E" w:rsidDel="0024309C" w:rsidP="0010658E" w:rsidRDefault="00FC6E7F" w14:paraId="1595D1BA" w14:textId="6E2EDB52">
      <w:pPr>
        <w:numPr>
          <w:ilvl w:val="1"/>
          <w:numId w:val="7"/>
        </w:numPr>
        <w:rPr>
          <w:del w:author="Cognizant Legal" w:date="2026-03-26T10:42:00Z" w:id="49" w16du:dateUtc="2026-03-26T16:42:00Z"/>
          <w:rFonts w:ascii="Aptos Narrow" w:hAnsi="Aptos Narrow"/>
          <w:sz w:val="22"/>
          <w:szCs w:val="22"/>
        </w:rPr>
      </w:pPr>
      <w:del w:author="Cognizant Legal" w:date="2026-03-26T10:42:00Z" w:id="50" w16du:dateUtc="2026-03-26T16:42:00Z">
        <w:r w:rsidRPr="00D64E47" w:rsidDel="0024309C">
          <w:rPr>
            <w:rFonts w:ascii="Aptos Narrow" w:hAnsi="Aptos Narrow"/>
            <w:sz w:val="22"/>
            <w:szCs w:val="22"/>
          </w:rPr>
          <w:delText>Productivity improvements</w:delText>
        </w:r>
      </w:del>
    </w:p>
    <w:p w:rsidRPr="00D64E47" w:rsidR="0010658E" w:rsidDel="0024309C" w:rsidP="0010658E" w:rsidRDefault="00FC6E7F" w14:paraId="2F9B97A6" w14:textId="3321A07D">
      <w:pPr>
        <w:numPr>
          <w:ilvl w:val="1"/>
          <w:numId w:val="7"/>
        </w:numPr>
        <w:rPr>
          <w:del w:author="Cognizant Legal" w:date="2026-03-26T10:42:00Z" w:id="51" w16du:dateUtc="2026-03-26T16:42:00Z"/>
          <w:rFonts w:ascii="Aptos Narrow" w:hAnsi="Aptos Narrow"/>
          <w:sz w:val="22"/>
          <w:szCs w:val="22"/>
        </w:rPr>
      </w:pPr>
      <w:del w:author="Cognizant Legal" w:date="2026-03-26T10:42:00Z" w:id="52" w16du:dateUtc="2026-03-26T16:42:00Z">
        <w:r w:rsidRPr="00D64E47" w:rsidDel="0024309C">
          <w:rPr>
            <w:rFonts w:ascii="Aptos Narrow" w:hAnsi="Aptos Narrow"/>
            <w:sz w:val="22"/>
            <w:szCs w:val="22"/>
          </w:rPr>
          <w:delText>Digital enablement</w:delText>
        </w:r>
      </w:del>
    </w:p>
    <w:p w:rsidRPr="00D64E47" w:rsidR="0010658E" w:rsidDel="0024309C" w:rsidP="0010658E" w:rsidRDefault="00FC6E7F" w14:paraId="7F15954A" w14:textId="4CEB2659">
      <w:pPr>
        <w:numPr>
          <w:ilvl w:val="0"/>
          <w:numId w:val="7"/>
        </w:numPr>
        <w:rPr>
          <w:del w:author="Cognizant Legal" w:date="2026-03-26T10:42:00Z" w:id="53" w16du:dateUtc="2026-03-26T16:42:00Z"/>
          <w:rFonts w:ascii="Aptos Narrow" w:hAnsi="Aptos Narrow"/>
          <w:sz w:val="22"/>
          <w:szCs w:val="22"/>
        </w:rPr>
      </w:pPr>
      <w:del w:author="Cognizant Legal" w:date="2026-03-26T10:42:00Z" w:id="54" w16du:dateUtc="2026-03-26T16:42:00Z">
        <w:r w:rsidRPr="00D64E47" w:rsidDel="0024309C">
          <w:rPr>
            <w:rFonts w:ascii="Aptos Narrow" w:hAnsi="Aptos Narrow"/>
            <w:sz w:val="22"/>
            <w:szCs w:val="22"/>
          </w:rPr>
          <w:delText>Gainshare mechanisms for efficiency improvements beyond agreed thresholds.</w:delText>
        </w:r>
      </w:del>
      <w:commentRangeEnd w:id="45"/>
      <w:r w:rsidR="0024309C">
        <w:rPr>
          <w:rStyle w:val="CommentReference"/>
        </w:rPr>
        <w:commentReference w:id="45"/>
      </w:r>
    </w:p>
    <w:p w:rsidRPr="00D64E47" w:rsidR="0010658E" w:rsidP="0010658E" w:rsidRDefault="00FC6E7F" w14:paraId="7A0D3DDA" w14:textId="77777777">
      <w:pPr>
        <w:rPr>
          <w:rFonts w:ascii="Aptos Narrow" w:hAnsi="Aptos Narrow"/>
          <w:b/>
          <w:bCs/>
          <w:sz w:val="22"/>
          <w:szCs w:val="22"/>
        </w:rPr>
      </w:pPr>
      <w:r w:rsidRPr="00D64E47">
        <w:rPr>
          <w:rFonts w:ascii="Aptos Narrow" w:hAnsi="Aptos Narrow"/>
          <w:b/>
          <w:bCs/>
          <w:sz w:val="22"/>
          <w:szCs w:val="22"/>
        </w:rPr>
        <w:t>6.2 Productivity Commitments</w:t>
      </w:r>
    </w:p>
    <w:p w:rsidRPr="00D64E47" w:rsidR="0010658E" w:rsidP="0010658E" w:rsidRDefault="00FC6E7F" w14:paraId="690ACBB4" w14:textId="77777777">
      <w:pPr>
        <w:numPr>
          <w:ilvl w:val="0"/>
          <w:numId w:val="8"/>
        </w:numPr>
        <w:rPr>
          <w:rFonts w:ascii="Aptos Narrow" w:hAnsi="Aptos Narrow"/>
          <w:sz w:val="22"/>
          <w:szCs w:val="22"/>
        </w:rPr>
      </w:pPr>
      <w:r w:rsidRPr="00D64E47">
        <w:rPr>
          <w:rFonts w:ascii="Aptos Narrow" w:hAnsi="Aptos Narrow"/>
          <w:sz w:val="22"/>
          <w:szCs w:val="22"/>
        </w:rPr>
        <w:t>Minimum annual productivity improvements (baseline to be agreed).</w:t>
      </w:r>
    </w:p>
    <w:p w:rsidRPr="00D64E47" w:rsidR="0010658E" w:rsidP="0010658E" w:rsidRDefault="00FC6E7F" w14:paraId="4C598383" w14:textId="4EF5F343">
      <w:pPr>
        <w:numPr>
          <w:ilvl w:val="0"/>
          <w:numId w:val="8"/>
        </w:numPr>
        <w:rPr>
          <w:rFonts w:ascii="Aptos Narrow" w:hAnsi="Aptos Narrow"/>
          <w:sz w:val="22"/>
          <w:szCs w:val="22"/>
        </w:rPr>
      </w:pPr>
      <w:r w:rsidRPr="00D64E47">
        <w:rPr>
          <w:rFonts w:ascii="Aptos Narrow" w:hAnsi="Aptos Narrow"/>
          <w:sz w:val="22"/>
          <w:szCs w:val="22"/>
        </w:rPr>
        <w:t xml:space="preserve">Failure to </w:t>
      </w:r>
      <w:del w:author="Cognizant Legal" w:date="2026-03-24T15:48:00Z" w:id="55">
        <w:r w:rsidRPr="00D64E47">
          <w:rPr>
            <w:rFonts w:ascii="Aptos Narrow" w:hAnsi="Aptos Narrow"/>
            <w:sz w:val="22"/>
            <w:szCs w:val="22"/>
          </w:rPr>
          <w:delText xml:space="preserve">achieve </w:delText>
        </w:r>
      </w:del>
      <w:ins w:author="Cognizant Legal" w:date="2026-03-24T15:48:00Z" w:id="56">
        <w:r w:rsidR="00371A56">
          <w:rPr>
            <w:rFonts w:ascii="Aptos Narrow" w:hAnsi="Aptos Narrow"/>
            <w:sz w:val="22"/>
            <w:szCs w:val="22"/>
          </w:rPr>
          <w:t>meet</w:t>
        </w:r>
        <w:r w:rsidRPr="00D64E47" w:rsidR="00371A56">
          <w:rPr>
            <w:rFonts w:ascii="Aptos Narrow" w:hAnsi="Aptos Narrow"/>
            <w:sz w:val="22"/>
            <w:szCs w:val="22"/>
          </w:rPr>
          <w:t xml:space="preserve"> </w:t>
        </w:r>
      </w:ins>
      <w:del w:author="Cognizant Legal" w:date="2026-03-24T15:47:00Z" w:id="57">
        <w:r w:rsidRPr="00D64E47">
          <w:rPr>
            <w:rFonts w:ascii="Aptos Narrow" w:hAnsi="Aptos Narrow"/>
            <w:sz w:val="22"/>
            <w:szCs w:val="22"/>
          </w:rPr>
          <w:delText xml:space="preserve">minimum </w:delText>
        </w:r>
      </w:del>
      <w:ins w:author="Cognizant Legal" w:date="2026-03-24T15:48:00Z" w:id="58">
        <w:r w:rsidR="00371A56">
          <w:rPr>
            <w:rFonts w:ascii="Aptos Narrow" w:hAnsi="Aptos Narrow"/>
            <w:sz w:val="22"/>
            <w:szCs w:val="22"/>
          </w:rPr>
          <w:t xml:space="preserve">the </w:t>
        </w:r>
      </w:ins>
      <w:ins w:author="Cognizant Legal" w:date="2026-03-24T15:47:00Z" w:id="59">
        <w:r w:rsidR="000301C3">
          <w:rPr>
            <w:rFonts w:ascii="Aptos Narrow" w:hAnsi="Aptos Narrow"/>
            <w:sz w:val="22"/>
            <w:szCs w:val="22"/>
          </w:rPr>
          <w:t>agreed</w:t>
        </w:r>
        <w:r w:rsidRPr="00D64E47" w:rsidR="000301C3">
          <w:rPr>
            <w:rFonts w:ascii="Aptos Narrow" w:hAnsi="Aptos Narrow"/>
            <w:sz w:val="22"/>
            <w:szCs w:val="22"/>
          </w:rPr>
          <w:t xml:space="preserve"> </w:t>
        </w:r>
      </w:ins>
      <w:r w:rsidRPr="00D64E47">
        <w:rPr>
          <w:rFonts w:ascii="Aptos Narrow" w:hAnsi="Aptos Narrow"/>
          <w:sz w:val="22"/>
          <w:szCs w:val="22"/>
        </w:rPr>
        <w:t>commitments may trigger service credits</w:t>
      </w:r>
      <w:del w:author="Cognizant Legal" w:date="2026-03-24T15:48:00Z" w:id="60">
        <w:r w:rsidRPr="00D64E47">
          <w:rPr>
            <w:rFonts w:ascii="Aptos Narrow" w:hAnsi="Aptos Narrow"/>
            <w:sz w:val="22"/>
            <w:szCs w:val="22"/>
          </w:rPr>
          <w:delText xml:space="preserve"> or fee adjustments</w:delText>
        </w:r>
      </w:del>
      <w:ins w:author="Cognizant Legal" w:date="2026-03-24T15:47:00Z" w:id="61">
        <w:r w:rsidR="000301C3">
          <w:rPr>
            <w:rFonts w:ascii="Aptos Narrow" w:hAnsi="Aptos Narrow"/>
            <w:sz w:val="22"/>
            <w:szCs w:val="22"/>
          </w:rPr>
          <w:t xml:space="preserve">, </w:t>
        </w:r>
      </w:ins>
      <w:ins w:author="Cognizant Legal" w:date="2026-03-24T15:48:00Z" w:id="62">
        <w:r w:rsidR="00D14A1B">
          <w:rPr>
            <w:rFonts w:ascii="Aptos Narrow" w:hAnsi="Aptos Narrow"/>
            <w:sz w:val="22"/>
            <w:szCs w:val="22"/>
          </w:rPr>
          <w:t>followin</w:t>
        </w:r>
      </w:ins>
      <w:ins w:author="Cognizant Legal" w:date="2026-03-24T15:49:00Z" w:id="63">
        <w:r w:rsidR="00D14A1B">
          <w:rPr>
            <w:rFonts w:ascii="Aptos Narrow" w:hAnsi="Aptos Narrow"/>
            <w:sz w:val="22"/>
            <w:szCs w:val="22"/>
          </w:rPr>
          <w:t xml:space="preserve">g the implementation of a </w:t>
        </w:r>
      </w:ins>
      <w:ins w:author="Cognizant Legal" w:date="2026-03-24T15:47:00Z" w:id="64">
        <w:r w:rsidR="000301C3">
          <w:rPr>
            <w:rFonts w:ascii="Aptos Narrow" w:hAnsi="Aptos Narrow"/>
            <w:sz w:val="22"/>
            <w:szCs w:val="22"/>
          </w:rPr>
          <w:t>corrective plan</w:t>
        </w:r>
      </w:ins>
      <w:r w:rsidRPr="00D64E47">
        <w:rPr>
          <w:rFonts w:ascii="Aptos Narrow" w:hAnsi="Aptos Narrow"/>
          <w:sz w:val="22"/>
          <w:szCs w:val="22"/>
        </w:rPr>
        <w:t>.</w:t>
      </w:r>
    </w:p>
    <w:p w:rsidRPr="00D64E47" w:rsidR="0010658E" w:rsidP="005506C3" w:rsidRDefault="00FC6E7F" w14:paraId="211723F7" w14:textId="2D1CFE6B">
      <w:pPr>
        <w:pStyle w:val="ListParagraph"/>
        <w:numPr>
          <w:ilvl w:val="0"/>
          <w:numId w:val="17"/>
        </w:numPr>
        <w:rPr>
          <w:rFonts w:ascii="Aptos Narrow" w:hAnsi="Aptos Narrow"/>
          <w:b/>
          <w:bCs/>
          <w:sz w:val="22"/>
          <w:szCs w:val="22"/>
        </w:rPr>
      </w:pPr>
      <w:r w:rsidRPr="00D64E47">
        <w:rPr>
          <w:rFonts w:ascii="Aptos Narrow" w:hAnsi="Aptos Narrow"/>
          <w:b/>
          <w:bCs/>
          <w:sz w:val="22"/>
          <w:szCs w:val="22"/>
        </w:rPr>
        <w:t>Transformation and Technology</w:t>
      </w:r>
    </w:p>
    <w:p w:rsidRPr="00D64E47" w:rsidR="0010658E" w:rsidP="0010658E" w:rsidRDefault="00FC6E7F" w14:paraId="0FCB7960" w14:textId="77777777">
      <w:pPr>
        <w:numPr>
          <w:ilvl w:val="0"/>
          <w:numId w:val="9"/>
        </w:numPr>
        <w:rPr>
          <w:rFonts w:ascii="Aptos Narrow" w:hAnsi="Aptos Narrow"/>
          <w:sz w:val="22"/>
          <w:szCs w:val="22"/>
        </w:rPr>
      </w:pPr>
      <w:r w:rsidRPr="00D64E47">
        <w:rPr>
          <w:rFonts w:ascii="Aptos Narrow" w:hAnsi="Aptos Narrow"/>
          <w:sz w:val="22"/>
          <w:szCs w:val="22"/>
        </w:rPr>
        <w:t xml:space="preserve">Service Provider responsible for funding and delivering transformation initiatives aligned to: </w:t>
      </w:r>
    </w:p>
    <w:p w:rsidRPr="00D64E47" w:rsidR="0010658E" w:rsidP="0010658E" w:rsidRDefault="00FC6E7F" w14:paraId="0BFC05A9" w14:textId="77777777">
      <w:pPr>
        <w:numPr>
          <w:ilvl w:val="1"/>
          <w:numId w:val="9"/>
        </w:numPr>
        <w:rPr>
          <w:rFonts w:ascii="Aptos Narrow" w:hAnsi="Aptos Narrow"/>
          <w:sz w:val="22"/>
          <w:szCs w:val="22"/>
        </w:rPr>
      </w:pPr>
      <w:r w:rsidRPr="00D64E47">
        <w:rPr>
          <w:rFonts w:ascii="Aptos Narrow" w:hAnsi="Aptos Narrow"/>
          <w:sz w:val="22"/>
          <w:szCs w:val="22"/>
        </w:rPr>
        <w:t>Automation</w:t>
      </w:r>
    </w:p>
    <w:p w:rsidRPr="00D64E47" w:rsidR="0010658E" w:rsidP="0010658E" w:rsidRDefault="00FC6E7F" w14:paraId="5E71D732" w14:textId="77777777">
      <w:pPr>
        <w:numPr>
          <w:ilvl w:val="1"/>
          <w:numId w:val="9"/>
        </w:numPr>
        <w:rPr>
          <w:rFonts w:ascii="Aptos Narrow" w:hAnsi="Aptos Narrow"/>
          <w:sz w:val="22"/>
          <w:szCs w:val="22"/>
        </w:rPr>
      </w:pPr>
      <w:r w:rsidRPr="00D64E47">
        <w:rPr>
          <w:rFonts w:ascii="Aptos Narrow" w:hAnsi="Aptos Narrow"/>
          <w:sz w:val="22"/>
          <w:szCs w:val="22"/>
        </w:rPr>
        <w:t>Digitisation</w:t>
      </w:r>
    </w:p>
    <w:p w:rsidRPr="00D64E47" w:rsidR="0010658E" w:rsidP="0010658E" w:rsidRDefault="00FC6E7F" w14:paraId="505978D9" w14:textId="77777777">
      <w:pPr>
        <w:numPr>
          <w:ilvl w:val="1"/>
          <w:numId w:val="9"/>
        </w:numPr>
        <w:rPr>
          <w:rFonts w:ascii="Aptos Narrow" w:hAnsi="Aptos Narrow"/>
          <w:sz w:val="22"/>
          <w:szCs w:val="22"/>
        </w:rPr>
      </w:pPr>
      <w:r w:rsidRPr="00D64E47">
        <w:rPr>
          <w:rFonts w:ascii="Aptos Narrow" w:hAnsi="Aptos Narrow"/>
          <w:sz w:val="22"/>
          <w:szCs w:val="22"/>
        </w:rPr>
        <w:t>Quality and productivity uplift</w:t>
      </w:r>
    </w:p>
    <w:p w:rsidRPr="00D64E47" w:rsidR="0010658E" w:rsidP="0010658E" w:rsidRDefault="00FC6E7F" w14:paraId="137DF4F3" w14:textId="77777777">
      <w:pPr>
        <w:numPr>
          <w:ilvl w:val="0"/>
          <w:numId w:val="9"/>
        </w:numPr>
        <w:rPr>
          <w:rFonts w:ascii="Aptos Narrow" w:hAnsi="Aptos Narrow"/>
          <w:sz w:val="22"/>
          <w:szCs w:val="22"/>
        </w:rPr>
      </w:pPr>
      <w:r w:rsidRPr="00D64E47">
        <w:rPr>
          <w:rFonts w:ascii="Aptos Narrow" w:hAnsi="Aptos Narrow"/>
          <w:sz w:val="22"/>
          <w:szCs w:val="22"/>
        </w:rPr>
        <w:t xml:space="preserve">Any Service Provider tools deployed on FIS infrastructure: </w:t>
      </w:r>
    </w:p>
    <w:p w:rsidRPr="00D64E47" w:rsidR="0010658E" w:rsidP="0010658E" w:rsidRDefault="00FC6E7F" w14:paraId="622AD921" w14:textId="77777777">
      <w:pPr>
        <w:numPr>
          <w:ilvl w:val="1"/>
          <w:numId w:val="9"/>
        </w:numPr>
        <w:rPr>
          <w:rFonts w:ascii="Aptos Narrow" w:hAnsi="Aptos Narrow"/>
          <w:sz w:val="22"/>
          <w:szCs w:val="22"/>
        </w:rPr>
      </w:pPr>
      <w:r w:rsidRPr="00D64E47">
        <w:rPr>
          <w:rFonts w:ascii="Aptos Narrow" w:hAnsi="Aptos Narrow"/>
          <w:sz w:val="22"/>
          <w:szCs w:val="22"/>
        </w:rPr>
        <w:t>Must be licensed to FIS for internal use</w:t>
      </w:r>
    </w:p>
    <w:p w:rsidR="0010658E" w:rsidP="0010658E" w:rsidRDefault="00FC6E7F" w14:paraId="3442384C" w14:textId="47B29E01">
      <w:pPr>
        <w:numPr>
          <w:ilvl w:val="1"/>
          <w:numId w:val="9"/>
        </w:numPr>
        <w:rPr>
          <w:del w:author="Cognizant Legal" w:date="2026-03-24T15:51:00Z" w:id="65"/>
          <w:rFonts w:ascii="Aptos Narrow" w:hAnsi="Aptos Narrow"/>
          <w:sz w:val="22"/>
          <w:szCs w:val="22"/>
        </w:rPr>
      </w:pPr>
      <w:del w:author="Cognizant Legal" w:date="2026-03-24T15:51:00Z" w:id="66">
        <w:r w:rsidRPr="00D64E47">
          <w:rPr>
            <w:rFonts w:ascii="Aptos Narrow" w:hAnsi="Aptos Narrow"/>
            <w:sz w:val="22"/>
            <w:szCs w:val="22"/>
          </w:rPr>
          <w:delText xml:space="preserve">Survive termination where embedded in </w:delText>
        </w:r>
        <w:r w:rsidRPr="00D64E47" w:rsidR="00AA5E2C">
          <w:rPr>
            <w:rFonts w:ascii="Aptos Narrow" w:hAnsi="Aptos Narrow"/>
            <w:sz w:val="22"/>
            <w:szCs w:val="22"/>
          </w:rPr>
          <w:delText xml:space="preserve">FIS technology or </w:delText>
        </w:r>
        <w:r w:rsidRPr="00D64E47">
          <w:rPr>
            <w:rFonts w:ascii="Aptos Narrow" w:hAnsi="Aptos Narrow"/>
            <w:sz w:val="22"/>
            <w:szCs w:val="22"/>
          </w:rPr>
          <w:delText>operations</w:delText>
        </w:r>
      </w:del>
    </w:p>
    <w:p w:rsidRPr="00D64E47" w:rsidR="00086FE6" w:rsidP="00086FE6" w:rsidRDefault="00086FE6" w14:paraId="42A4C81A" w14:textId="77777777">
      <w:pPr>
        <w:ind w:left="1080"/>
        <w:rPr>
          <w:rFonts w:ascii="Aptos Narrow" w:hAnsi="Aptos Narrow"/>
          <w:sz w:val="22"/>
          <w:szCs w:val="22"/>
        </w:rPr>
      </w:pPr>
    </w:p>
    <w:p w:rsidRPr="00D64E47" w:rsidR="0010658E" w:rsidP="005506C3" w:rsidRDefault="00FC6E7F" w14:paraId="6B768BA1" w14:textId="7D3D87B3">
      <w:pPr>
        <w:pStyle w:val="ListParagraph"/>
        <w:numPr>
          <w:ilvl w:val="0"/>
          <w:numId w:val="17"/>
        </w:numPr>
        <w:rPr>
          <w:rFonts w:ascii="Aptos Narrow" w:hAnsi="Aptos Narrow"/>
          <w:b/>
          <w:bCs/>
          <w:sz w:val="22"/>
          <w:szCs w:val="22"/>
        </w:rPr>
      </w:pPr>
      <w:r w:rsidRPr="00D64E47">
        <w:rPr>
          <w:rFonts w:ascii="Aptos Narrow" w:hAnsi="Aptos Narrow"/>
          <w:b/>
          <w:bCs/>
          <w:sz w:val="22"/>
          <w:szCs w:val="22"/>
        </w:rPr>
        <w:lastRenderedPageBreak/>
        <w:t>Governance, Audit and Compliance</w:t>
      </w:r>
    </w:p>
    <w:p w:rsidRPr="00D64E47" w:rsidR="0010658E" w:rsidP="0010658E" w:rsidRDefault="00FC6E7F" w14:paraId="3DD79F64" w14:textId="173CF6B9">
      <w:pPr>
        <w:numPr>
          <w:ilvl w:val="0"/>
          <w:numId w:val="10"/>
        </w:numPr>
        <w:rPr>
          <w:rFonts w:ascii="Aptos Narrow" w:hAnsi="Aptos Narrow"/>
          <w:sz w:val="22"/>
          <w:szCs w:val="22"/>
        </w:rPr>
      </w:pPr>
      <w:r w:rsidRPr="00D64E47">
        <w:rPr>
          <w:rFonts w:ascii="Aptos Narrow" w:hAnsi="Aptos Narrow"/>
          <w:sz w:val="22"/>
          <w:szCs w:val="22"/>
        </w:rPr>
        <w:t xml:space="preserve">Robust governance model aligned to </w:t>
      </w:r>
      <w:del w:author="Cognizant Legal" w:date="2026-03-24T15:58:00Z" w:id="67">
        <w:r w:rsidRPr="00D64E47">
          <w:rPr>
            <w:rFonts w:ascii="Aptos Narrow" w:hAnsi="Aptos Narrow"/>
            <w:sz w:val="22"/>
            <w:szCs w:val="22"/>
          </w:rPr>
          <w:delText>FIS standards</w:delText>
        </w:r>
      </w:del>
      <w:ins w:author="Cognizant Legal" w:date="2026-03-24T15:58:00Z" w:id="68">
        <w:r w:rsidR="00E23F2D">
          <w:rPr>
            <w:rFonts w:ascii="Aptos Narrow" w:hAnsi="Aptos Narrow"/>
            <w:sz w:val="22"/>
            <w:szCs w:val="22"/>
          </w:rPr>
          <w:t>the MSA</w:t>
        </w:r>
      </w:ins>
      <w:r w:rsidRPr="00D64E47">
        <w:rPr>
          <w:rFonts w:ascii="Aptos Narrow" w:hAnsi="Aptos Narrow"/>
          <w:sz w:val="22"/>
          <w:szCs w:val="22"/>
        </w:rPr>
        <w:t>.</w:t>
      </w:r>
    </w:p>
    <w:p w:rsidRPr="00D64E47" w:rsidR="0010658E" w:rsidP="0010658E" w:rsidRDefault="00FC6E7F" w14:paraId="140A9B91" w14:textId="6BF14583">
      <w:pPr>
        <w:numPr>
          <w:ilvl w:val="0"/>
          <w:numId w:val="10"/>
        </w:numPr>
        <w:rPr>
          <w:rFonts w:ascii="Aptos Narrow" w:hAnsi="Aptos Narrow"/>
          <w:sz w:val="22"/>
          <w:szCs w:val="22"/>
        </w:rPr>
      </w:pPr>
      <w:ins w:author="Cognizant Legal" w:date="2026-03-24T15:59:00Z" w:id="69">
        <w:r>
          <w:rPr>
            <w:rFonts w:ascii="Aptos Narrow" w:hAnsi="Aptos Narrow"/>
            <w:sz w:val="22"/>
            <w:szCs w:val="22"/>
          </w:rPr>
          <w:t xml:space="preserve">Subject to </w:t>
        </w:r>
        <w:r w:rsidR="00BC19FC">
          <w:rPr>
            <w:rFonts w:ascii="Aptos Narrow" w:hAnsi="Aptos Narrow"/>
            <w:sz w:val="22"/>
            <w:szCs w:val="22"/>
          </w:rPr>
          <w:t xml:space="preserve">audit restrictions set forth in the MSA, the </w:t>
        </w:r>
      </w:ins>
      <w:r w:rsidRPr="00D64E47">
        <w:rPr>
          <w:rFonts w:ascii="Aptos Narrow" w:hAnsi="Aptos Narrow"/>
          <w:sz w:val="22"/>
          <w:szCs w:val="22"/>
        </w:rPr>
        <w:t>Audit rights</w:t>
      </w:r>
      <w:ins w:author="Cognizant Legal" w:date="2026-03-24T16:00:00Z" w:id="70">
        <w:r w:rsidR="00625502">
          <w:rPr>
            <w:rFonts w:ascii="Aptos Narrow" w:hAnsi="Aptos Narrow"/>
            <w:sz w:val="22"/>
            <w:szCs w:val="22"/>
          </w:rPr>
          <w:t xml:space="preserve"> shall include</w:t>
        </w:r>
      </w:ins>
      <w:r w:rsidRPr="00D64E47">
        <w:rPr>
          <w:rFonts w:ascii="Aptos Narrow" w:hAnsi="Aptos Narrow"/>
          <w:sz w:val="22"/>
          <w:szCs w:val="22"/>
        </w:rPr>
        <w:t xml:space="preserve">: </w:t>
      </w:r>
    </w:p>
    <w:p w:rsidRPr="00D64E47" w:rsidR="0010658E" w:rsidP="0010658E" w:rsidRDefault="00FC6E7F" w14:paraId="75FED427" w14:textId="77777777">
      <w:pPr>
        <w:numPr>
          <w:ilvl w:val="1"/>
          <w:numId w:val="10"/>
        </w:numPr>
        <w:rPr>
          <w:rFonts w:ascii="Aptos Narrow" w:hAnsi="Aptos Narrow"/>
          <w:sz w:val="22"/>
          <w:szCs w:val="22"/>
        </w:rPr>
      </w:pPr>
      <w:r w:rsidRPr="00D64E47">
        <w:rPr>
          <w:rFonts w:ascii="Aptos Narrow" w:hAnsi="Aptos Narrow"/>
          <w:sz w:val="22"/>
          <w:szCs w:val="22"/>
        </w:rPr>
        <w:t>Annual</w:t>
      </w:r>
    </w:p>
    <w:p w:rsidRPr="00D64E47" w:rsidR="0010658E" w:rsidP="0010658E" w:rsidRDefault="00FC6E7F" w14:paraId="4C1DCB23" w14:textId="77777777">
      <w:pPr>
        <w:numPr>
          <w:ilvl w:val="1"/>
          <w:numId w:val="10"/>
        </w:numPr>
        <w:rPr>
          <w:rFonts w:ascii="Aptos Narrow" w:hAnsi="Aptos Narrow"/>
          <w:sz w:val="22"/>
          <w:szCs w:val="22"/>
        </w:rPr>
      </w:pPr>
      <w:r w:rsidRPr="00D64E47">
        <w:rPr>
          <w:rFonts w:ascii="Aptos Narrow" w:hAnsi="Aptos Narrow"/>
          <w:sz w:val="22"/>
          <w:szCs w:val="22"/>
        </w:rPr>
        <w:t>Regulatory</w:t>
      </w:r>
      <w:r w:rsidRPr="00D64E47">
        <w:rPr>
          <w:rFonts w:ascii="Aptos Narrow" w:hAnsi="Aptos Narrow"/>
          <w:sz w:val="22"/>
          <w:szCs w:val="22"/>
        </w:rPr>
        <w:noBreakHyphen/>
        <w:t>driven</w:t>
      </w:r>
    </w:p>
    <w:p w:rsidRPr="00D64E47" w:rsidR="0010658E" w:rsidP="0010658E" w:rsidRDefault="00FC6E7F" w14:paraId="2E06D801" w14:textId="77777777">
      <w:pPr>
        <w:numPr>
          <w:ilvl w:val="1"/>
          <w:numId w:val="10"/>
        </w:numPr>
        <w:rPr>
          <w:rFonts w:ascii="Aptos Narrow" w:hAnsi="Aptos Narrow"/>
          <w:sz w:val="22"/>
          <w:szCs w:val="22"/>
        </w:rPr>
      </w:pPr>
      <w:r w:rsidRPr="00D64E47">
        <w:rPr>
          <w:rFonts w:ascii="Aptos Narrow" w:hAnsi="Aptos Narrow"/>
          <w:sz w:val="22"/>
          <w:szCs w:val="22"/>
        </w:rPr>
        <w:t>Incident</w:t>
      </w:r>
      <w:r w:rsidRPr="00D64E47">
        <w:rPr>
          <w:rFonts w:ascii="Aptos Narrow" w:hAnsi="Aptos Narrow"/>
          <w:sz w:val="22"/>
          <w:szCs w:val="22"/>
        </w:rPr>
        <w:noBreakHyphen/>
        <w:t>driven</w:t>
      </w:r>
    </w:p>
    <w:p w:rsidRPr="00D64E47" w:rsidR="0010658E" w:rsidP="0010658E" w:rsidRDefault="00FC6E7F" w14:paraId="5799737B" w14:textId="547ACDD2">
      <w:pPr>
        <w:numPr>
          <w:ilvl w:val="0"/>
          <w:numId w:val="10"/>
        </w:numPr>
        <w:rPr>
          <w:rFonts w:ascii="Aptos Narrow" w:hAnsi="Aptos Narrow"/>
          <w:sz w:val="22"/>
          <w:szCs w:val="22"/>
        </w:rPr>
      </w:pPr>
      <w:ins w:author="Cognizant Legal" w:date="2026-03-24T16:02:00Z" w:id="71">
        <w:r>
          <w:rPr>
            <w:rFonts w:ascii="Aptos Narrow" w:hAnsi="Aptos Narrow"/>
            <w:sz w:val="22"/>
            <w:szCs w:val="22"/>
          </w:rPr>
          <w:t xml:space="preserve">To the extent applicable to </w:t>
        </w:r>
      </w:ins>
      <w:ins w:author="Cognizant Legal" w:date="2026-03-24T16:03:00Z" w:id="72">
        <w:r w:rsidR="00780383">
          <w:rPr>
            <w:rFonts w:ascii="Aptos Narrow" w:hAnsi="Aptos Narrow"/>
            <w:sz w:val="22"/>
            <w:szCs w:val="22"/>
          </w:rPr>
          <w:t xml:space="preserve">the </w:t>
        </w:r>
      </w:ins>
      <w:ins w:author="Cognizant Legal" w:date="2026-03-24T16:02:00Z" w:id="73">
        <w:r>
          <w:rPr>
            <w:rFonts w:ascii="Aptos Narrow" w:hAnsi="Aptos Narrow"/>
            <w:sz w:val="22"/>
            <w:szCs w:val="22"/>
          </w:rPr>
          <w:t>Service Provider, c</w:t>
        </w:r>
      </w:ins>
      <w:del w:author="Cognizant Legal" w:date="2026-03-24T16:02:00Z" w:id="74">
        <w:r w:rsidRPr="00D64E47">
          <w:rPr>
            <w:rFonts w:ascii="Aptos Narrow" w:hAnsi="Aptos Narrow"/>
            <w:sz w:val="22"/>
            <w:szCs w:val="22"/>
          </w:rPr>
          <w:delText>C</w:delText>
        </w:r>
      </w:del>
      <w:r w:rsidRPr="00D64E47">
        <w:rPr>
          <w:rFonts w:ascii="Aptos Narrow" w:hAnsi="Aptos Narrow"/>
          <w:sz w:val="22"/>
          <w:szCs w:val="22"/>
        </w:rPr>
        <w:t xml:space="preserve">ompliance with: </w:t>
      </w:r>
    </w:p>
    <w:p w:rsidRPr="00D64E47" w:rsidR="0010658E" w:rsidP="0010658E" w:rsidRDefault="00FC6E7F" w14:paraId="34F01CB6" w14:textId="77777777">
      <w:pPr>
        <w:numPr>
          <w:ilvl w:val="1"/>
          <w:numId w:val="10"/>
        </w:numPr>
        <w:rPr>
          <w:rFonts w:ascii="Aptos Narrow" w:hAnsi="Aptos Narrow"/>
          <w:sz w:val="22"/>
          <w:szCs w:val="22"/>
        </w:rPr>
      </w:pPr>
      <w:r w:rsidRPr="00D64E47">
        <w:rPr>
          <w:rFonts w:ascii="Aptos Narrow" w:hAnsi="Aptos Narrow"/>
          <w:sz w:val="22"/>
          <w:szCs w:val="22"/>
        </w:rPr>
        <w:t>PCI</w:t>
      </w:r>
      <w:r w:rsidRPr="00D64E47">
        <w:rPr>
          <w:rFonts w:ascii="Aptos Narrow" w:hAnsi="Aptos Narrow"/>
          <w:sz w:val="22"/>
          <w:szCs w:val="22"/>
        </w:rPr>
        <w:noBreakHyphen/>
        <w:t>DSS</w:t>
      </w:r>
    </w:p>
    <w:p w:rsidRPr="00D64E47" w:rsidR="0010658E" w:rsidP="0010658E" w:rsidRDefault="00FC6E7F" w14:paraId="7A8A4296" w14:textId="77777777">
      <w:pPr>
        <w:numPr>
          <w:ilvl w:val="1"/>
          <w:numId w:val="10"/>
        </w:numPr>
        <w:rPr>
          <w:rFonts w:ascii="Aptos Narrow" w:hAnsi="Aptos Narrow"/>
          <w:sz w:val="22"/>
          <w:szCs w:val="22"/>
        </w:rPr>
      </w:pPr>
      <w:r w:rsidRPr="00D64E47">
        <w:rPr>
          <w:rFonts w:ascii="Aptos Narrow" w:hAnsi="Aptos Narrow"/>
          <w:sz w:val="22"/>
          <w:szCs w:val="22"/>
        </w:rPr>
        <w:t>GDPR / UK DPA</w:t>
      </w:r>
    </w:p>
    <w:p w:rsidRPr="00D64E47" w:rsidR="0010658E" w:rsidP="0010658E" w:rsidRDefault="00FC6E7F" w14:paraId="252977D8" w14:textId="77777777">
      <w:pPr>
        <w:numPr>
          <w:ilvl w:val="1"/>
          <w:numId w:val="10"/>
        </w:numPr>
        <w:rPr>
          <w:rFonts w:ascii="Aptos Narrow" w:hAnsi="Aptos Narrow"/>
          <w:sz w:val="22"/>
          <w:szCs w:val="22"/>
        </w:rPr>
      </w:pPr>
      <w:r w:rsidRPr="00D64E47">
        <w:rPr>
          <w:rFonts w:ascii="Aptos Narrow" w:hAnsi="Aptos Narrow"/>
          <w:sz w:val="22"/>
          <w:szCs w:val="22"/>
        </w:rPr>
        <w:t>FCA / EBA / PRA (where applicable)</w:t>
      </w:r>
    </w:p>
    <w:p w:rsidRPr="00D64E47" w:rsidR="0010658E" w:rsidP="0010658E" w:rsidRDefault="00FC6E7F" w14:paraId="40E6D5E9" w14:textId="7BD155D8">
      <w:pPr>
        <w:numPr>
          <w:ilvl w:val="0"/>
          <w:numId w:val="10"/>
        </w:numPr>
        <w:rPr>
          <w:rFonts w:ascii="Aptos Narrow" w:hAnsi="Aptos Narrow"/>
          <w:sz w:val="22"/>
          <w:szCs w:val="22"/>
        </w:rPr>
      </w:pPr>
      <w:r w:rsidRPr="00D64E47">
        <w:rPr>
          <w:rFonts w:ascii="Aptos Narrow" w:hAnsi="Aptos Narrow"/>
          <w:sz w:val="22"/>
          <w:szCs w:val="22"/>
        </w:rPr>
        <w:t>Mandatory cooperation with FIS client and regulator audits.</w:t>
      </w:r>
    </w:p>
    <w:p w:rsidRPr="00D64E47" w:rsidR="0010658E" w:rsidP="005506C3" w:rsidRDefault="00FC6E7F" w14:paraId="72A9257B" w14:textId="20AE6B4F">
      <w:pPr>
        <w:pStyle w:val="ListParagraph"/>
        <w:numPr>
          <w:ilvl w:val="0"/>
          <w:numId w:val="17"/>
        </w:numPr>
        <w:rPr>
          <w:rFonts w:ascii="Aptos Narrow" w:hAnsi="Aptos Narrow"/>
          <w:b/>
          <w:bCs/>
          <w:sz w:val="22"/>
          <w:szCs w:val="22"/>
        </w:rPr>
      </w:pPr>
      <w:r w:rsidRPr="00D64E47">
        <w:rPr>
          <w:rFonts w:ascii="Aptos Narrow" w:hAnsi="Aptos Narrow"/>
          <w:b/>
          <w:bCs/>
          <w:sz w:val="22"/>
          <w:szCs w:val="22"/>
        </w:rPr>
        <w:t>Workforce and Rebadging Principles</w:t>
      </w:r>
    </w:p>
    <w:p w:rsidRPr="00D64E47" w:rsidR="0010658E" w:rsidP="0010658E" w:rsidRDefault="00FC6E7F" w14:paraId="5E0FD7B8" w14:textId="77777777">
      <w:pPr>
        <w:rPr>
          <w:rFonts w:ascii="Aptos Narrow" w:hAnsi="Aptos Narrow"/>
          <w:sz w:val="22"/>
          <w:szCs w:val="22"/>
        </w:rPr>
      </w:pPr>
      <w:r w:rsidRPr="00D64E47">
        <w:rPr>
          <w:rFonts w:ascii="Aptos Narrow" w:hAnsi="Aptos Narrow"/>
          <w:sz w:val="22"/>
          <w:szCs w:val="22"/>
        </w:rPr>
        <w:t>Where services transition from TSYS/FIS in</w:t>
      </w:r>
      <w:r w:rsidRPr="00D64E47">
        <w:rPr>
          <w:rFonts w:ascii="Aptos Narrow" w:hAnsi="Aptos Narrow"/>
          <w:sz w:val="22"/>
          <w:szCs w:val="22"/>
        </w:rPr>
        <w:noBreakHyphen/>
        <w:t>house operations:</w:t>
      </w:r>
    </w:p>
    <w:p w:rsidRPr="00D64E47" w:rsidR="0010658E" w:rsidP="0010658E" w:rsidRDefault="00FC6E7F" w14:paraId="20D38763" w14:textId="77777777">
      <w:pPr>
        <w:numPr>
          <w:ilvl w:val="0"/>
          <w:numId w:val="11"/>
        </w:numPr>
        <w:rPr>
          <w:rFonts w:ascii="Aptos Narrow" w:hAnsi="Aptos Narrow"/>
          <w:sz w:val="22"/>
          <w:szCs w:val="22"/>
        </w:rPr>
      </w:pPr>
      <w:r w:rsidRPr="00D64E47">
        <w:rPr>
          <w:rFonts w:ascii="Aptos Narrow" w:hAnsi="Aptos Narrow"/>
          <w:sz w:val="22"/>
          <w:szCs w:val="22"/>
        </w:rPr>
        <w:t xml:space="preserve">Service Provider may be required to: </w:t>
      </w:r>
    </w:p>
    <w:p w:rsidRPr="00D64E47" w:rsidR="0010658E" w:rsidDel="0024309C" w:rsidP="0010658E" w:rsidRDefault="00FC6E7F" w14:paraId="6DFD96C3" w14:textId="25E40376">
      <w:pPr>
        <w:numPr>
          <w:ilvl w:val="1"/>
          <w:numId w:val="11"/>
        </w:numPr>
        <w:rPr>
          <w:del w:author="Cognizant Legal" w:date="2026-03-26T10:42:00Z" w:id="75" w16du:dateUtc="2026-03-26T16:42:00Z"/>
          <w:rFonts w:ascii="Aptos Narrow" w:hAnsi="Aptos Narrow"/>
          <w:sz w:val="22"/>
          <w:szCs w:val="22"/>
        </w:rPr>
      </w:pPr>
      <w:commentRangeStart w:id="76"/>
      <w:del w:author="Cognizant Legal" w:date="2026-03-26T10:42:00Z" w:id="77" w16du:dateUtc="2026-03-26T16:42:00Z">
        <w:r w:rsidRPr="00D64E47" w:rsidDel="0024309C">
          <w:rPr>
            <w:rFonts w:ascii="Aptos Narrow" w:hAnsi="Aptos Narrow"/>
            <w:sz w:val="22"/>
            <w:szCs w:val="22"/>
          </w:rPr>
          <w:delText>Rebadge eligible employees</w:delText>
        </w:r>
      </w:del>
    </w:p>
    <w:p w:rsidRPr="00D64E47" w:rsidR="0010658E" w:rsidDel="0024309C" w:rsidP="0010658E" w:rsidRDefault="00FC6E7F" w14:paraId="348DA0B7" w14:textId="4FB57F8C">
      <w:pPr>
        <w:numPr>
          <w:ilvl w:val="1"/>
          <w:numId w:val="11"/>
        </w:numPr>
        <w:rPr>
          <w:del w:author="Cognizant Legal" w:date="2026-03-26T10:42:00Z" w:id="78" w16du:dateUtc="2026-03-26T16:42:00Z"/>
          <w:rFonts w:ascii="Aptos Narrow" w:hAnsi="Aptos Narrow"/>
          <w:sz w:val="22"/>
          <w:szCs w:val="22"/>
        </w:rPr>
      </w:pPr>
      <w:del w:author="Cognizant Legal" w:date="2026-03-26T10:42:00Z" w:id="79" w16du:dateUtc="2026-03-26T16:42:00Z">
        <w:r w:rsidRPr="00D64E47" w:rsidDel="0024309C">
          <w:rPr>
            <w:rFonts w:ascii="Aptos Narrow" w:hAnsi="Aptos Narrow"/>
            <w:sz w:val="22"/>
            <w:szCs w:val="22"/>
          </w:rPr>
          <w:delText>Maintain salary parity at point of transfer</w:delText>
        </w:r>
      </w:del>
    </w:p>
    <w:p w:rsidRPr="00D64E47" w:rsidR="0010658E" w:rsidDel="0024309C" w:rsidP="0010658E" w:rsidRDefault="00FC6E7F" w14:paraId="385B5948" w14:textId="77654D14">
      <w:pPr>
        <w:numPr>
          <w:ilvl w:val="1"/>
          <w:numId w:val="11"/>
        </w:numPr>
        <w:rPr>
          <w:del w:author="Cognizant Legal" w:date="2026-03-26T10:42:00Z" w:id="80" w16du:dateUtc="2026-03-26T16:42:00Z"/>
          <w:rFonts w:ascii="Aptos Narrow" w:hAnsi="Aptos Narrow"/>
          <w:sz w:val="22"/>
          <w:szCs w:val="22"/>
        </w:rPr>
      </w:pPr>
      <w:del w:author="Cognizant Legal" w:date="2026-03-26T10:42:00Z" w:id="81" w16du:dateUtc="2026-03-26T16:42:00Z">
        <w:r w:rsidRPr="00D64E47" w:rsidDel="0024309C">
          <w:rPr>
            <w:rFonts w:ascii="Aptos Narrow" w:hAnsi="Aptos Narrow"/>
            <w:sz w:val="22"/>
            <w:szCs w:val="22"/>
          </w:rPr>
          <w:delText>Comply with TUPE or equivalent local regulations</w:delText>
        </w:r>
      </w:del>
      <w:commentRangeEnd w:id="76"/>
      <w:r w:rsidR="0024309C">
        <w:rPr>
          <w:rStyle w:val="CommentReference"/>
        </w:rPr>
        <w:commentReference w:id="76"/>
      </w:r>
    </w:p>
    <w:p w:rsidRPr="00D64E47" w:rsidR="0010658E" w:rsidP="0010658E" w:rsidRDefault="00FC6E7F" w14:paraId="237CFFF7" w14:textId="77777777">
      <w:pPr>
        <w:numPr>
          <w:ilvl w:val="0"/>
          <w:numId w:val="11"/>
        </w:numPr>
        <w:rPr>
          <w:rFonts w:ascii="Aptos Narrow" w:hAnsi="Aptos Narrow"/>
          <w:sz w:val="22"/>
          <w:szCs w:val="22"/>
        </w:rPr>
      </w:pPr>
      <w:r w:rsidRPr="00D64E47">
        <w:rPr>
          <w:rFonts w:ascii="Aptos Narrow" w:hAnsi="Aptos Narrow"/>
          <w:sz w:val="22"/>
          <w:szCs w:val="22"/>
        </w:rPr>
        <w:t xml:space="preserve">Service Provider responsible for: </w:t>
      </w:r>
    </w:p>
    <w:p w:rsidRPr="00D64E47" w:rsidR="0010658E" w:rsidP="0010658E" w:rsidRDefault="00FC6E7F" w14:paraId="0D747449" w14:textId="77777777">
      <w:pPr>
        <w:numPr>
          <w:ilvl w:val="1"/>
          <w:numId w:val="11"/>
        </w:numPr>
        <w:rPr>
          <w:rFonts w:ascii="Aptos Narrow" w:hAnsi="Aptos Narrow"/>
          <w:sz w:val="22"/>
          <w:szCs w:val="22"/>
        </w:rPr>
      </w:pPr>
      <w:r w:rsidRPr="00D64E47">
        <w:rPr>
          <w:rFonts w:ascii="Aptos Narrow" w:hAnsi="Aptos Narrow"/>
          <w:sz w:val="22"/>
          <w:szCs w:val="22"/>
        </w:rPr>
        <w:t>Workforce continuity</w:t>
      </w:r>
    </w:p>
    <w:p w:rsidRPr="00D64E47" w:rsidR="0010658E" w:rsidP="0010658E" w:rsidRDefault="00FC6E7F" w14:paraId="479DC7EC" w14:textId="77777777">
      <w:pPr>
        <w:numPr>
          <w:ilvl w:val="1"/>
          <w:numId w:val="11"/>
        </w:numPr>
        <w:rPr>
          <w:rFonts w:ascii="Aptos Narrow" w:hAnsi="Aptos Narrow"/>
          <w:sz w:val="22"/>
          <w:szCs w:val="22"/>
        </w:rPr>
      </w:pPr>
      <w:r w:rsidRPr="00D64E47">
        <w:rPr>
          <w:rFonts w:ascii="Aptos Narrow" w:hAnsi="Aptos Narrow"/>
          <w:sz w:val="22"/>
          <w:szCs w:val="22"/>
        </w:rPr>
        <w:t>Backfilling</w:t>
      </w:r>
    </w:p>
    <w:p w:rsidRPr="00D64E47" w:rsidR="0010658E" w:rsidP="0010658E" w:rsidRDefault="00FC6E7F" w14:paraId="51586D33" w14:textId="0C3C9EED">
      <w:pPr>
        <w:numPr>
          <w:ilvl w:val="1"/>
          <w:numId w:val="11"/>
        </w:numPr>
        <w:rPr>
          <w:rFonts w:ascii="Aptos Narrow" w:hAnsi="Aptos Narrow"/>
          <w:sz w:val="22"/>
          <w:szCs w:val="22"/>
        </w:rPr>
      </w:pPr>
      <w:r w:rsidRPr="00D64E47">
        <w:rPr>
          <w:rFonts w:ascii="Aptos Narrow" w:hAnsi="Aptos Narrow"/>
          <w:sz w:val="22"/>
          <w:szCs w:val="22"/>
        </w:rPr>
        <w:t>Retention management</w:t>
      </w:r>
    </w:p>
    <w:p w:rsidRPr="00D64E47" w:rsidR="0010658E" w:rsidP="005506C3" w:rsidRDefault="00FC6E7F" w14:paraId="1D75F79C" w14:textId="04B1CDDC">
      <w:pPr>
        <w:pStyle w:val="ListParagraph"/>
        <w:numPr>
          <w:ilvl w:val="0"/>
          <w:numId w:val="17"/>
        </w:numPr>
        <w:rPr>
          <w:rFonts w:ascii="Aptos Narrow" w:hAnsi="Aptos Narrow"/>
          <w:b/>
          <w:bCs/>
          <w:sz w:val="22"/>
          <w:szCs w:val="22"/>
        </w:rPr>
      </w:pPr>
      <w:r w:rsidRPr="00D64E47">
        <w:rPr>
          <w:rFonts w:ascii="Aptos Narrow" w:hAnsi="Aptos Narrow"/>
          <w:b/>
          <w:bCs/>
          <w:sz w:val="22"/>
          <w:szCs w:val="22"/>
        </w:rPr>
        <w:t>Termination Rights</w:t>
      </w:r>
    </w:p>
    <w:p w:rsidRPr="00D64E47" w:rsidR="0010658E" w:rsidDel="00604C94" w:rsidP="0010658E" w:rsidRDefault="00FC6E7F" w14:paraId="51A8CCF9" w14:textId="68CB67AE">
      <w:pPr>
        <w:rPr>
          <w:del w:author="Cognizant Legal" w:date="2026-03-26T10:46:00Z" w:id="82" w16du:dateUtc="2026-03-26T16:46:00Z"/>
          <w:rFonts w:ascii="Aptos Narrow" w:hAnsi="Aptos Narrow"/>
          <w:sz w:val="22"/>
          <w:szCs w:val="22"/>
        </w:rPr>
      </w:pPr>
      <w:commentRangeStart w:id="83"/>
      <w:del w:author="Cognizant Legal" w:date="2026-03-26T10:46:00Z" w:id="84" w16du:dateUtc="2026-03-26T16:46:00Z">
        <w:r w:rsidRPr="00D64E47" w:rsidDel="00604C94">
          <w:rPr>
            <w:rFonts w:ascii="Aptos Narrow" w:hAnsi="Aptos Narrow"/>
            <w:sz w:val="22"/>
            <w:szCs w:val="22"/>
          </w:rPr>
          <w:delText>FIS may terminate:</w:delText>
        </w:r>
      </w:del>
    </w:p>
    <w:p w:rsidRPr="00D64E47" w:rsidR="0010658E" w:rsidDel="00604C94" w:rsidP="0010658E" w:rsidRDefault="00FC6E7F" w14:paraId="53CC5A3A" w14:textId="2197D4C6">
      <w:pPr>
        <w:numPr>
          <w:ilvl w:val="0"/>
          <w:numId w:val="14"/>
        </w:numPr>
        <w:rPr>
          <w:del w:author="Cognizant Legal" w:date="2026-03-26T10:46:00Z" w:id="85" w16du:dateUtc="2026-03-26T16:46:00Z"/>
          <w:rFonts w:ascii="Aptos Narrow" w:hAnsi="Aptos Narrow"/>
          <w:sz w:val="22"/>
          <w:szCs w:val="22"/>
        </w:rPr>
      </w:pPr>
      <w:del w:author="Cognizant Legal" w:date="2026-03-26T10:46:00Z" w:id="86" w16du:dateUtc="2026-03-26T16:46:00Z">
        <w:r w:rsidRPr="00D64E47" w:rsidDel="00604C94">
          <w:rPr>
            <w:rFonts w:ascii="Aptos Narrow" w:hAnsi="Aptos Narrow"/>
            <w:sz w:val="22"/>
            <w:szCs w:val="22"/>
          </w:rPr>
          <w:delText>For cause (material breach, persistent SLA failure</w:delText>
        </w:r>
      </w:del>
      <w:del w:author="Cognizant Legal" w:date="2026-03-24T16:09:00Z" w:id="87">
        <w:r w:rsidRPr="00D64E47">
          <w:rPr>
            <w:rFonts w:ascii="Aptos Narrow" w:hAnsi="Aptos Narrow"/>
            <w:sz w:val="22"/>
            <w:szCs w:val="22"/>
          </w:rPr>
          <w:delText>, regulatory risk</w:delText>
        </w:r>
      </w:del>
      <w:del w:author="Cognizant Legal" w:date="2026-03-26T10:46:00Z" w:id="88" w16du:dateUtc="2026-03-26T16:46:00Z">
        <w:r w:rsidRPr="00D64E47" w:rsidDel="00604C94">
          <w:rPr>
            <w:rFonts w:ascii="Aptos Narrow" w:hAnsi="Aptos Narrow"/>
            <w:sz w:val="22"/>
            <w:szCs w:val="22"/>
          </w:rPr>
          <w:delText>)</w:delText>
        </w:r>
      </w:del>
    </w:p>
    <w:p w:rsidRPr="00D64E47" w:rsidR="0010658E" w:rsidDel="00604C94" w:rsidP="0010658E" w:rsidRDefault="00FC6E7F" w14:paraId="61AE40E1" w14:textId="67E9D7BA">
      <w:pPr>
        <w:numPr>
          <w:ilvl w:val="0"/>
          <w:numId w:val="14"/>
        </w:numPr>
        <w:rPr>
          <w:del w:author="Cognizant Legal" w:date="2026-03-26T10:46:00Z" w:id="89" w16du:dateUtc="2026-03-26T16:46:00Z"/>
          <w:rFonts w:ascii="Aptos Narrow" w:hAnsi="Aptos Narrow"/>
          <w:sz w:val="22"/>
          <w:szCs w:val="22"/>
        </w:rPr>
      </w:pPr>
      <w:del w:author="Cognizant Legal" w:date="2026-03-26T10:46:00Z" w:id="90" w16du:dateUtc="2026-03-26T16:46:00Z">
        <w:r w:rsidRPr="00D64E47" w:rsidDel="00604C94">
          <w:rPr>
            <w:rFonts w:ascii="Aptos Narrow" w:hAnsi="Aptos Narrow"/>
            <w:sz w:val="22"/>
            <w:szCs w:val="22"/>
          </w:rPr>
          <w:delText>For convenience, subject to a declining termination fee schedule</w:delText>
        </w:r>
      </w:del>
    </w:p>
    <w:p w:rsidR="00086FE6" w:rsidDel="00604C94" w:rsidP="0010658E" w:rsidRDefault="00FC6E7F" w14:paraId="3ACF6B84" w14:textId="2A02B72D">
      <w:pPr>
        <w:numPr>
          <w:ilvl w:val="0"/>
          <w:numId w:val="14"/>
        </w:numPr>
        <w:rPr>
          <w:del w:author="Cognizant Legal" w:date="2026-03-26T10:46:00Z" w:id="91" w16du:dateUtc="2026-03-26T16:46:00Z"/>
          <w:rFonts w:ascii="Aptos Narrow" w:hAnsi="Aptos Narrow"/>
          <w:sz w:val="22"/>
          <w:szCs w:val="22"/>
        </w:rPr>
      </w:pPr>
      <w:del w:author="Cognizant Legal" w:date="2026-03-26T10:46:00Z" w:id="92" w16du:dateUtc="2026-03-26T16:46:00Z">
        <w:r w:rsidRPr="00D64E47" w:rsidDel="00604C94">
          <w:rPr>
            <w:rFonts w:ascii="Aptos Narrow" w:hAnsi="Aptos Narrow"/>
            <w:sz w:val="22"/>
            <w:szCs w:val="22"/>
          </w:rPr>
          <w:delText>Partially, by service tower, geography, or volume</w:delText>
        </w:r>
      </w:del>
    </w:p>
    <w:p w:rsidRPr="00086FE6" w:rsidR="0010658E" w:rsidDel="00604C94" w:rsidP="0010658E" w:rsidRDefault="00FC6E7F" w14:paraId="2D020F0D" w14:textId="1307014A">
      <w:pPr>
        <w:numPr>
          <w:ilvl w:val="0"/>
          <w:numId w:val="14"/>
        </w:numPr>
        <w:rPr>
          <w:del w:author="Cognizant Legal" w:date="2026-03-26T10:46:00Z" w:id="93" w16du:dateUtc="2026-03-26T16:46:00Z"/>
          <w:rFonts w:ascii="Aptos Narrow" w:hAnsi="Aptos Narrow"/>
          <w:sz w:val="22"/>
          <w:szCs w:val="22"/>
        </w:rPr>
      </w:pPr>
      <w:del w:author="Cognizant Legal" w:date="2026-03-26T10:46:00Z" w:id="94" w16du:dateUtc="2026-03-26T16:46:00Z">
        <w:r w:rsidRPr="00086FE6" w:rsidDel="00604C94">
          <w:rPr>
            <w:rFonts w:ascii="Aptos Narrow" w:hAnsi="Aptos Narrow"/>
            <w:sz w:val="22"/>
            <w:szCs w:val="22"/>
          </w:rPr>
          <w:delText>Termination assistance services to be provided for up to 24 months, at contracted rates.</w:delText>
        </w:r>
      </w:del>
      <w:commentRangeEnd w:id="83"/>
      <w:r w:rsidR="00BE5FBC">
        <w:rPr>
          <w:rStyle w:val="CommentReference"/>
        </w:rPr>
        <w:commentReference w:id="83"/>
      </w:r>
    </w:p>
    <w:p w:rsidRPr="00D64E47" w:rsidR="0010658E" w:rsidP="005506C3" w:rsidRDefault="00FC6E7F" w14:paraId="66AD9B6D" w14:textId="42FFE623">
      <w:pPr>
        <w:pStyle w:val="ListParagraph"/>
        <w:numPr>
          <w:ilvl w:val="0"/>
          <w:numId w:val="17"/>
        </w:numPr>
        <w:rPr>
          <w:rFonts w:ascii="Aptos Narrow" w:hAnsi="Aptos Narrow"/>
          <w:b/>
          <w:bCs/>
          <w:sz w:val="22"/>
          <w:szCs w:val="22"/>
        </w:rPr>
      </w:pPr>
      <w:r w:rsidRPr="00D64E47">
        <w:rPr>
          <w:rFonts w:ascii="Aptos Narrow" w:hAnsi="Aptos Narrow"/>
          <w:b/>
          <w:bCs/>
          <w:sz w:val="22"/>
          <w:szCs w:val="22"/>
        </w:rPr>
        <w:t>Confidentiality and Publicity</w:t>
      </w:r>
    </w:p>
    <w:p w:rsidRPr="00D64E47" w:rsidR="0010658E" w:rsidP="0010658E" w:rsidRDefault="00FC6E7F" w14:paraId="2D3082DC" w14:textId="77777777">
      <w:pPr>
        <w:numPr>
          <w:ilvl w:val="0"/>
          <w:numId w:val="16"/>
        </w:numPr>
        <w:rPr>
          <w:rFonts w:ascii="Aptos Narrow" w:hAnsi="Aptos Narrow"/>
          <w:sz w:val="22"/>
          <w:szCs w:val="22"/>
        </w:rPr>
      </w:pPr>
      <w:r w:rsidRPr="00D64E47">
        <w:rPr>
          <w:rFonts w:ascii="Aptos Narrow" w:hAnsi="Aptos Narrow"/>
          <w:sz w:val="22"/>
          <w:szCs w:val="22"/>
        </w:rPr>
        <w:t>No public reference to FIS or TSYS without prior written approval.</w:t>
      </w:r>
    </w:p>
    <w:p w:rsidRPr="00D64E47" w:rsidR="0010658E" w:rsidP="0010658E" w:rsidRDefault="00FC6E7F" w14:paraId="117D62A9" w14:textId="413DACBE">
      <w:pPr>
        <w:numPr>
          <w:ilvl w:val="0"/>
          <w:numId w:val="16"/>
        </w:numPr>
        <w:rPr>
          <w:rFonts w:ascii="Aptos Narrow" w:hAnsi="Aptos Narrow"/>
          <w:sz w:val="22"/>
          <w:szCs w:val="22"/>
        </w:rPr>
      </w:pPr>
      <w:r w:rsidRPr="00D64E47">
        <w:rPr>
          <w:rFonts w:ascii="Aptos Narrow" w:hAnsi="Aptos Narrow"/>
          <w:sz w:val="22"/>
          <w:szCs w:val="22"/>
        </w:rPr>
        <w:t>All RFP materials and resulting contracts treated as confidential.</w:t>
      </w:r>
    </w:p>
    <w:p w:rsidRPr="00D64E47" w:rsidR="0010658E" w:rsidP="001D55E3" w:rsidRDefault="00FC6E7F" w14:paraId="123EAC30" w14:textId="09FE423B">
      <w:pPr>
        <w:pStyle w:val="ListParagraph"/>
        <w:numPr>
          <w:ilvl w:val="0"/>
          <w:numId w:val="17"/>
        </w:numPr>
        <w:ind w:left="567"/>
        <w:rPr>
          <w:rFonts w:ascii="Aptos Narrow" w:hAnsi="Aptos Narrow"/>
          <w:b/>
          <w:bCs/>
          <w:sz w:val="22"/>
          <w:szCs w:val="22"/>
        </w:rPr>
      </w:pPr>
      <w:r w:rsidRPr="00D64E47">
        <w:rPr>
          <w:rFonts w:ascii="Aptos Narrow" w:hAnsi="Aptos Narrow"/>
          <w:b/>
          <w:bCs/>
          <w:sz w:val="22"/>
          <w:szCs w:val="22"/>
        </w:rPr>
        <w:t>RFP Positioning Note</w:t>
      </w:r>
    </w:p>
    <w:p w:rsidRPr="00D64E47" w:rsidR="005506C3" w:rsidP="005506C3" w:rsidRDefault="00FC6E7F" w14:paraId="04A5DEFF" w14:textId="77777777">
      <w:pPr>
        <w:rPr>
          <w:rFonts w:ascii="Aptos Narrow" w:hAnsi="Aptos Narrow"/>
          <w:sz w:val="22"/>
          <w:szCs w:val="22"/>
        </w:rPr>
      </w:pPr>
      <w:r w:rsidRPr="00D64E47">
        <w:rPr>
          <w:rFonts w:ascii="Aptos Narrow" w:hAnsi="Aptos Narrow"/>
          <w:sz w:val="22"/>
          <w:szCs w:val="22"/>
        </w:rPr>
        <w:t>This SOW represents FIS’s intended commercial framework.</w:t>
      </w:r>
      <w:r w:rsidRPr="00D64E47" w:rsidR="00EB1A35">
        <w:rPr>
          <w:rFonts w:ascii="Aptos Narrow" w:hAnsi="Aptos Narrow"/>
          <w:sz w:val="22"/>
          <w:szCs w:val="22"/>
        </w:rPr>
        <w:t xml:space="preserve"> </w:t>
      </w:r>
      <w:r w:rsidRPr="00D64E47">
        <w:rPr>
          <w:rFonts w:ascii="Aptos Narrow" w:hAnsi="Aptos Narrow"/>
          <w:sz w:val="22"/>
          <w:szCs w:val="22"/>
        </w:rPr>
        <w:t>Final contractual terms will be confirmed with the selected supplier.</w:t>
      </w:r>
    </w:p>
    <w:p w:rsidRPr="00D64E47" w:rsidR="00AA5E2C" w:rsidP="00086FE6" w:rsidRDefault="00FC6E7F" w14:paraId="00A28094" w14:textId="1B5BBC08">
      <w:pPr>
        <w:pStyle w:val="ListParagraph"/>
        <w:numPr>
          <w:ilvl w:val="0"/>
          <w:numId w:val="17"/>
        </w:numPr>
        <w:ind w:left="567" w:hanging="283"/>
        <w:rPr>
          <w:rFonts w:ascii="Aptos Narrow" w:hAnsi="Aptos Narrow"/>
          <w:b/>
          <w:bCs/>
          <w:sz w:val="22"/>
          <w:szCs w:val="22"/>
        </w:rPr>
      </w:pPr>
      <w:r>
        <w:rPr>
          <w:rFonts w:ascii="Aptos Narrow" w:hAnsi="Aptos Narrow"/>
          <w:b/>
          <w:bCs/>
          <w:sz w:val="22"/>
          <w:szCs w:val="22"/>
        </w:rPr>
        <w:t xml:space="preserve"> </w:t>
      </w:r>
      <w:ins w:author="Cognizant Legal" w:date="2026-03-24T16:17:00Z" w:id="95">
        <w:r w:rsidR="00FB5C38">
          <w:rPr>
            <w:rFonts w:ascii="Aptos Narrow" w:hAnsi="Aptos Narrow"/>
            <w:b/>
            <w:bCs/>
            <w:sz w:val="22"/>
            <w:szCs w:val="22"/>
          </w:rPr>
          <w:t xml:space="preserve">Reserved. </w:t>
        </w:r>
      </w:ins>
      <w:del w:author="Cognizant Legal" w:date="2026-03-24T16:17:00Z" w:id="96">
        <w:r w:rsidRPr="00D64E47">
          <w:rPr>
            <w:rFonts w:ascii="Aptos Narrow" w:hAnsi="Aptos Narrow"/>
            <w:b/>
            <w:bCs/>
            <w:sz w:val="22"/>
            <w:szCs w:val="22"/>
          </w:rPr>
          <w:delText>Go To Market Arrangements</w:delText>
        </w:r>
      </w:del>
    </w:p>
    <w:p w:rsidRPr="00D64E47" w:rsidR="00AA5E2C" w:rsidP="0010658E" w:rsidRDefault="00FC6E7F" w14:paraId="0B56CBD3" w14:textId="34F3E5BF">
      <w:pPr>
        <w:rPr>
          <w:del w:author="Cognizant Legal" w:date="2026-03-24T16:17:00Z" w:id="97"/>
          <w:rFonts w:ascii="Aptos Narrow" w:hAnsi="Aptos Narrow"/>
          <w:sz w:val="22"/>
          <w:szCs w:val="22"/>
        </w:rPr>
      </w:pPr>
      <w:del w:author="Cognizant Legal" w:date="2026-03-24T16:17:00Z" w:id="98">
        <w:r w:rsidRPr="00D64E47">
          <w:rPr>
            <w:rFonts w:ascii="Aptos Narrow" w:hAnsi="Aptos Narrow"/>
            <w:sz w:val="22"/>
            <w:szCs w:val="22"/>
          </w:rPr>
          <w:delText>Service Provider will partner exclusively with FIS to deliver the contracted services to FIS/TSYS clients.  Service Provider may not independently bid on, pursue, or deliver the contracted services to FIS/TSYS clients independently from FIS/TSYS.</w:delText>
        </w:r>
      </w:del>
    </w:p>
    <w:p w:rsidRPr="00D64E47" w:rsidR="001F65E4" w:rsidRDefault="001F65E4" w14:paraId="4AEFCF7E" w14:textId="77777777">
      <w:pPr>
        <w:rPr>
          <w:rFonts w:ascii="Aptos Narrow" w:hAnsi="Aptos Narrow"/>
          <w:sz w:val="22"/>
          <w:szCs w:val="22"/>
        </w:rPr>
      </w:pPr>
    </w:p>
    <w:sectPr w:rsidRPr="00D64E47" w:rsidR="001F65E4" w:rsidSect="00EB1A35">
      <w:headerReference w:type="default" r:id="rId12"/>
      <w:footerReference w:type="default" r:id="rId13"/>
      <w:pgSz w:w="11906" w:h="16838"/>
      <w:pgMar w:top="1135"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ognizant Legal" w:date="2026-03-26T10:09:00Z" w:initials="CGNZT">
    <w:p w14:paraId="75C3FF6E" w14:textId="77777777" w:rsidR="00681EF7" w:rsidRDefault="00F2147D" w:rsidP="00681EF7">
      <w:pPr>
        <w:pStyle w:val="CommentText"/>
      </w:pPr>
      <w:r>
        <w:rPr>
          <w:rStyle w:val="CommentReference"/>
        </w:rPr>
        <w:annotationRef/>
      </w:r>
      <w:r w:rsidR="00681EF7">
        <w:rPr>
          <w:highlight w:val="cyan"/>
          <w:lang w:val="es-GT"/>
        </w:rPr>
        <w:t>Note to Client: Since we are still at the RFP stage, we are not quite there yet. The negotiation phase will be the appropriate time to work through and align on pricing terms together.</w:t>
      </w:r>
    </w:p>
  </w:comment>
  <w:comment w:id="41" w:author="Cognizant Legal" w:date="2026-03-26T10:37:00Z" w:initials="CGNZT">
    <w:p w14:paraId="5BF80159" w14:textId="77777777" w:rsidR="00E6124D" w:rsidRDefault="00A75912" w:rsidP="00E6124D">
      <w:pPr>
        <w:pStyle w:val="CommentText"/>
      </w:pPr>
      <w:r>
        <w:rPr>
          <w:rStyle w:val="CommentReference"/>
        </w:rPr>
        <w:annotationRef/>
      </w:r>
      <w:r w:rsidR="00E6124D">
        <w:rPr>
          <w:highlight w:val="cyan"/>
          <w:lang w:val="es-GT"/>
        </w:rPr>
        <w:t>Note to Client: Since we are still at the RFP stage, we are not quite there yet. The negotiation phase will be the appropriate time to work through and align on pricing terms together.</w:t>
      </w:r>
    </w:p>
  </w:comment>
  <w:comment w:id="45" w:author="Cognizant Legal" w:date="2026-03-26T10:42:00Z" w:initials="CGNZT">
    <w:p w14:paraId="7F960398" w14:textId="77777777" w:rsidR="009C2649" w:rsidRDefault="0024309C" w:rsidP="009C2649">
      <w:pPr>
        <w:pStyle w:val="CommentText"/>
      </w:pPr>
      <w:r>
        <w:rPr>
          <w:rStyle w:val="CommentReference"/>
        </w:rPr>
        <w:annotationRef/>
      </w:r>
      <w:r w:rsidR="009C2649">
        <w:rPr>
          <w:highlight w:val="cyan"/>
          <w:lang w:val="es-GT"/>
        </w:rPr>
        <w:t xml:space="preserve">Note to Client: </w:t>
      </w:r>
      <w:r w:rsidR="009C2649">
        <w:rPr>
          <w:highlight w:val="cyan"/>
        </w:rPr>
        <w:t>There are rebate models already in place at the MSA level. We have not agreed to anything specific for this deal. If applicable, this will be discussed during the negotiation phase.</w:t>
      </w:r>
    </w:p>
  </w:comment>
  <w:comment w:id="76" w:author="Cognizant Legal" w:date="2026-03-26T10:43:00Z" w:initials="CGNZT">
    <w:p w14:paraId="3E26AAEE" w14:textId="20EB9F9B" w:rsidR="0024309C" w:rsidRDefault="0024309C" w:rsidP="0024309C">
      <w:pPr>
        <w:pStyle w:val="CommentText"/>
      </w:pPr>
      <w:r>
        <w:rPr>
          <w:rStyle w:val="CommentReference"/>
        </w:rPr>
        <w:annotationRef/>
      </w:r>
      <w:r>
        <w:rPr>
          <w:highlight w:val="cyan"/>
          <w:lang w:val="es-GT"/>
        </w:rPr>
        <w:t xml:space="preserve">Note to Client: If applicable, </w:t>
      </w:r>
      <w:r>
        <w:rPr>
          <w:highlight w:val="cyan"/>
        </w:rPr>
        <w:t>these specific provisions will be agreed during negotiation phase.</w:t>
      </w:r>
    </w:p>
  </w:comment>
  <w:comment w:id="83" w:author="Cognizant Legal" w:date="2026-03-26T10:47:00Z" w:initials="CGNZT">
    <w:p w14:paraId="02101B3B" w14:textId="77777777" w:rsidR="00BE5FBC" w:rsidRDefault="00BE5FBC" w:rsidP="00BE5FBC">
      <w:pPr>
        <w:pStyle w:val="CommentText"/>
      </w:pPr>
      <w:r>
        <w:rPr>
          <w:rStyle w:val="CommentReference"/>
        </w:rPr>
        <w:annotationRef/>
      </w:r>
      <w:r>
        <w:rPr>
          <w:highlight w:val="cyan"/>
          <w:lang w:val="es-GT"/>
        </w:rPr>
        <w:t xml:space="preserve">Note to Client:  These provisions referenced herein are already addressed at the MSA level and should not be restated in the SOW.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C3FF6E" w15:done="0"/>
  <w15:commentEx w15:paraId="5BF80159" w15:done="0"/>
  <w15:commentEx w15:paraId="7F960398" w15:done="0"/>
  <w15:commentEx w15:paraId="3E26AAEE" w15:done="0"/>
  <w15:commentEx w15:paraId="02101B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6CD51C" w16cex:dateUtc="2026-03-26T16:09:00Z"/>
  <w16cex:commentExtensible w16cex:durableId="2B15E5E3" w16cex:dateUtc="2026-03-26T16:37:00Z"/>
  <w16cex:commentExtensible w16cex:durableId="119AEF24" w16cex:dateUtc="2026-03-26T16:42:00Z"/>
  <w16cex:commentExtensible w16cex:durableId="60FE41E4" w16cex:dateUtc="2026-03-26T16:43:00Z"/>
  <w16cex:commentExtensible w16cex:durableId="4309091E" w16cex:dateUtc="2026-03-26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C3FF6E" w16cid:durableId="106CD51C"/>
  <w16cid:commentId w16cid:paraId="5BF80159" w16cid:durableId="2B15E5E3"/>
  <w16cid:commentId w16cid:paraId="7F960398" w16cid:durableId="119AEF24"/>
  <w16cid:commentId w16cid:paraId="3E26AAEE" w16cid:durableId="60FE41E4"/>
  <w16cid:commentId w16cid:paraId="02101B3B" w16cid:durableId="43090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E754" w14:textId="77777777" w:rsidR="00FC6E7F" w:rsidRDefault="00FC6E7F">
      <w:pPr>
        <w:spacing w:after="0" w:line="240" w:lineRule="auto"/>
      </w:pPr>
      <w:r>
        <w:separator/>
      </w:r>
    </w:p>
  </w:endnote>
  <w:endnote w:type="continuationSeparator" w:id="0">
    <w:p w14:paraId="744663A8" w14:textId="77777777" w:rsidR="00FC6E7F" w:rsidRDefault="00FC6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B1A35" w:rsidR="00EB1A35" w:rsidRDefault="00FC6E7F" w14:paraId="50483197" w14:textId="77777777">
    <w:pPr>
      <w:pStyle w:val="Footer"/>
      <w:jc w:val="center"/>
      <w:rPr>
        <w:b/>
        <w:bCs/>
        <w:color w:val="0070C0"/>
        <w:sz w:val="20"/>
        <w:szCs w:val="20"/>
      </w:rPr>
    </w:pPr>
    <w:r w:rsidRPr="00EB1A35">
      <w:rPr>
        <w:b/>
        <w:bCs/>
        <w:color w:val="0070C0"/>
        <w:sz w:val="20"/>
        <w:szCs w:val="20"/>
      </w:rPr>
      <w:t xml:space="preserve">Page </w:t>
    </w:r>
    <w:r w:rsidRPr="00EB1A35">
      <w:rPr>
        <w:b/>
        <w:bCs/>
        <w:color w:val="0070C0"/>
        <w:sz w:val="20"/>
        <w:szCs w:val="20"/>
      </w:rPr>
      <w:fldChar w:fldCharType="begin"/>
    </w:r>
    <w:r w:rsidRPr="00EB1A35">
      <w:rPr>
        <w:b/>
        <w:bCs/>
        <w:color w:val="0070C0"/>
        <w:sz w:val="20"/>
        <w:szCs w:val="20"/>
      </w:rPr>
      <w:instrText xml:space="preserve"> PAGE  \* Arabic  \* MERGEFORMAT </w:instrText>
    </w:r>
    <w:r w:rsidRPr="00EB1A35">
      <w:rPr>
        <w:b/>
        <w:bCs/>
        <w:color w:val="0070C0"/>
        <w:sz w:val="20"/>
        <w:szCs w:val="20"/>
      </w:rPr>
      <w:fldChar w:fldCharType="separate"/>
    </w:r>
    <w:r w:rsidRPr="00EB1A35">
      <w:rPr>
        <w:b/>
        <w:bCs/>
        <w:noProof/>
        <w:color w:val="0070C0"/>
        <w:sz w:val="20"/>
        <w:szCs w:val="20"/>
      </w:rPr>
      <w:t>2</w:t>
    </w:r>
    <w:r w:rsidRPr="00EB1A35">
      <w:rPr>
        <w:b/>
        <w:bCs/>
        <w:color w:val="0070C0"/>
        <w:sz w:val="20"/>
        <w:szCs w:val="20"/>
      </w:rPr>
      <w:fldChar w:fldCharType="end"/>
    </w:r>
    <w:r w:rsidRPr="00EB1A35">
      <w:rPr>
        <w:b/>
        <w:bCs/>
        <w:color w:val="0070C0"/>
        <w:sz w:val="20"/>
        <w:szCs w:val="20"/>
      </w:rPr>
      <w:t xml:space="preserve"> of </w:t>
    </w:r>
    <w:r w:rsidRPr="00EB1A35">
      <w:rPr>
        <w:b/>
        <w:bCs/>
        <w:color w:val="0070C0"/>
        <w:sz w:val="20"/>
        <w:szCs w:val="20"/>
      </w:rPr>
      <w:fldChar w:fldCharType="begin"/>
    </w:r>
    <w:r w:rsidRPr="00EB1A35">
      <w:rPr>
        <w:b/>
        <w:bCs/>
        <w:color w:val="0070C0"/>
        <w:sz w:val="20"/>
        <w:szCs w:val="20"/>
      </w:rPr>
      <w:instrText xml:space="preserve"> NUMPAGES  \* Arabic  \* MERGEFORMAT </w:instrText>
    </w:r>
    <w:r w:rsidRPr="00EB1A35">
      <w:rPr>
        <w:b/>
        <w:bCs/>
        <w:color w:val="0070C0"/>
        <w:sz w:val="20"/>
        <w:szCs w:val="20"/>
      </w:rPr>
      <w:fldChar w:fldCharType="separate"/>
    </w:r>
    <w:r w:rsidRPr="00EB1A35">
      <w:rPr>
        <w:b/>
        <w:bCs/>
        <w:noProof/>
        <w:color w:val="0070C0"/>
        <w:sz w:val="20"/>
        <w:szCs w:val="20"/>
      </w:rPr>
      <w:t>2</w:t>
    </w:r>
    <w:r w:rsidRPr="00EB1A35">
      <w:rPr>
        <w:b/>
        <w:bCs/>
        <w:color w:val="0070C0"/>
        <w:sz w:val="20"/>
        <w:szCs w:val="20"/>
      </w:rPr>
      <w:fldChar w:fldCharType="end"/>
    </w:r>
  </w:p>
  <w:p w:rsidR="00EB1A35" w:rsidRDefault="00EB1A35" w14:paraId="76C40D5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E7F" w:rsidRDefault="00FC6E7F" w14:paraId="4E9F75FB" w14:textId="77777777">
      <w:pPr>
        <w:spacing w:after="0" w:line="240" w:lineRule="auto"/>
      </w:pPr>
      <w:r>
        <w:separator/>
      </w:r>
    </w:p>
  </w:footnote>
  <w:footnote w:type="continuationSeparator" w:id="0">
    <w:p w:rsidR="00FC6E7F" w:rsidRDefault="00FC6E7F" w14:paraId="380E61F5"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1A35" w:rsidRDefault="00FC6E7F" w14:paraId="5F4600B4" w14:textId="76BB301F">
    <w:pPr>
      <w:pStyle w:val="Header"/>
    </w:pPr>
    <w:r>
      <w:rPr>
        <w:noProof/>
      </w:rPr>
      <w:drawing>
        <wp:anchor distT="0" distB="0" distL="114300" distR="114300" simplePos="0" relativeHeight="251658240" behindDoc="0" locked="0" layoutInCell="1" allowOverlap="1" wp14:editId="09638132" wp14:anchorId="6811AE95">
          <wp:simplePos x="0" y="0"/>
          <wp:positionH relativeFrom="column">
            <wp:posOffset>-304800</wp:posOffset>
          </wp:positionH>
          <wp:positionV relativeFrom="paragraph">
            <wp:posOffset>-214629</wp:posOffset>
          </wp:positionV>
          <wp:extent cx="863600" cy="368300"/>
          <wp:effectExtent l="0" t="0" r="0" b="0"/>
          <wp:wrapNone/>
          <wp:docPr id="1329044711" name="image3.png"/>
          <wp:cNvGraphicFramePr/>
          <a:graphic xmlns:a="http://schemas.openxmlformats.org/drawingml/2006/main">
            <a:graphicData uri="http://schemas.openxmlformats.org/drawingml/2006/picture">
              <pic:pic xmlns:pic="http://schemas.openxmlformats.org/drawingml/2006/picture">
                <pic:nvPicPr>
                  <pic:cNvPr id="1329044711" name="image3.png"/>
                  <pic:cNvPicPr/>
                </pic:nvPicPr>
                <pic:blipFill>
                  <a:blip r:embed="rId1"/>
                  <a:stretch>
                    <a:fillRect/>
                  </a:stretch>
                </pic:blipFill>
                <pic:spPr>
                  <a:xfrm>
                    <a:off x="0" y="0"/>
                    <a:ext cx="864096" cy="3685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C7E"/>
    <w:multiLevelType w:val="multilevel"/>
    <w:tmpl w:val="7C2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16B"/>
    <w:multiLevelType w:val="multilevel"/>
    <w:tmpl w:val="0B20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194"/>
    <w:multiLevelType w:val="multilevel"/>
    <w:tmpl w:val="CA1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3259"/>
    <w:multiLevelType w:val="multilevel"/>
    <w:tmpl w:val="961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B72"/>
    <w:multiLevelType w:val="hybridMultilevel"/>
    <w:tmpl w:val="60E822FE"/>
    <w:lvl w:ilvl="0" w:tplc="A184D294">
      <w:start w:val="1"/>
      <w:numFmt w:val="decimal"/>
      <w:lvlText w:val="%1."/>
      <w:lvlJc w:val="left"/>
      <w:pPr>
        <w:ind w:left="720" w:hanging="360"/>
      </w:pPr>
      <w:rPr>
        <w:rFonts w:hint="default"/>
      </w:rPr>
    </w:lvl>
    <w:lvl w:ilvl="1" w:tplc="02FA79EC" w:tentative="1">
      <w:start w:val="1"/>
      <w:numFmt w:val="lowerLetter"/>
      <w:lvlText w:val="%2."/>
      <w:lvlJc w:val="left"/>
      <w:pPr>
        <w:ind w:left="1440" w:hanging="360"/>
      </w:pPr>
    </w:lvl>
    <w:lvl w:ilvl="2" w:tplc="E44E3214" w:tentative="1">
      <w:start w:val="1"/>
      <w:numFmt w:val="lowerRoman"/>
      <w:lvlText w:val="%3."/>
      <w:lvlJc w:val="right"/>
      <w:pPr>
        <w:ind w:left="2160" w:hanging="180"/>
      </w:pPr>
    </w:lvl>
    <w:lvl w:ilvl="3" w:tplc="99E8C18C" w:tentative="1">
      <w:start w:val="1"/>
      <w:numFmt w:val="decimal"/>
      <w:lvlText w:val="%4."/>
      <w:lvlJc w:val="left"/>
      <w:pPr>
        <w:ind w:left="2880" w:hanging="360"/>
      </w:pPr>
    </w:lvl>
    <w:lvl w:ilvl="4" w:tplc="B5A28DB6" w:tentative="1">
      <w:start w:val="1"/>
      <w:numFmt w:val="lowerLetter"/>
      <w:lvlText w:val="%5."/>
      <w:lvlJc w:val="left"/>
      <w:pPr>
        <w:ind w:left="3600" w:hanging="360"/>
      </w:pPr>
    </w:lvl>
    <w:lvl w:ilvl="5" w:tplc="1D9C55BA" w:tentative="1">
      <w:start w:val="1"/>
      <w:numFmt w:val="lowerRoman"/>
      <w:lvlText w:val="%6."/>
      <w:lvlJc w:val="right"/>
      <w:pPr>
        <w:ind w:left="4320" w:hanging="180"/>
      </w:pPr>
    </w:lvl>
    <w:lvl w:ilvl="6" w:tplc="3BB061FC" w:tentative="1">
      <w:start w:val="1"/>
      <w:numFmt w:val="decimal"/>
      <w:lvlText w:val="%7."/>
      <w:lvlJc w:val="left"/>
      <w:pPr>
        <w:ind w:left="5040" w:hanging="360"/>
      </w:pPr>
    </w:lvl>
    <w:lvl w:ilvl="7" w:tplc="89726D42" w:tentative="1">
      <w:start w:val="1"/>
      <w:numFmt w:val="lowerLetter"/>
      <w:lvlText w:val="%8."/>
      <w:lvlJc w:val="left"/>
      <w:pPr>
        <w:ind w:left="5760" w:hanging="360"/>
      </w:pPr>
    </w:lvl>
    <w:lvl w:ilvl="8" w:tplc="0D76D0EC" w:tentative="1">
      <w:start w:val="1"/>
      <w:numFmt w:val="lowerRoman"/>
      <w:lvlText w:val="%9."/>
      <w:lvlJc w:val="right"/>
      <w:pPr>
        <w:ind w:left="6480" w:hanging="180"/>
      </w:pPr>
    </w:lvl>
  </w:abstractNum>
  <w:abstractNum w:abstractNumId="5" w15:restartNumberingAfterBreak="0">
    <w:nsid w:val="23871B15"/>
    <w:multiLevelType w:val="multilevel"/>
    <w:tmpl w:val="6246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51F30"/>
    <w:multiLevelType w:val="multilevel"/>
    <w:tmpl w:val="6F3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07D8C"/>
    <w:multiLevelType w:val="multilevel"/>
    <w:tmpl w:val="9236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76D36"/>
    <w:multiLevelType w:val="multilevel"/>
    <w:tmpl w:val="EB40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A6800"/>
    <w:multiLevelType w:val="multilevel"/>
    <w:tmpl w:val="32F2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11CAC"/>
    <w:multiLevelType w:val="hybridMultilevel"/>
    <w:tmpl w:val="60E822FE"/>
    <w:lvl w:ilvl="0" w:tplc="36549B34">
      <w:start w:val="1"/>
      <w:numFmt w:val="decimal"/>
      <w:lvlText w:val="%1."/>
      <w:lvlJc w:val="left"/>
      <w:pPr>
        <w:ind w:left="720" w:hanging="360"/>
      </w:pPr>
      <w:rPr>
        <w:rFonts w:hint="default"/>
      </w:rPr>
    </w:lvl>
    <w:lvl w:ilvl="1" w:tplc="A392A5CE" w:tentative="1">
      <w:start w:val="1"/>
      <w:numFmt w:val="lowerLetter"/>
      <w:lvlText w:val="%2."/>
      <w:lvlJc w:val="left"/>
      <w:pPr>
        <w:ind w:left="1440" w:hanging="360"/>
      </w:pPr>
    </w:lvl>
    <w:lvl w:ilvl="2" w:tplc="74A095C4" w:tentative="1">
      <w:start w:val="1"/>
      <w:numFmt w:val="lowerRoman"/>
      <w:lvlText w:val="%3."/>
      <w:lvlJc w:val="right"/>
      <w:pPr>
        <w:ind w:left="2160" w:hanging="180"/>
      </w:pPr>
    </w:lvl>
    <w:lvl w:ilvl="3" w:tplc="285EFE3A" w:tentative="1">
      <w:start w:val="1"/>
      <w:numFmt w:val="decimal"/>
      <w:lvlText w:val="%4."/>
      <w:lvlJc w:val="left"/>
      <w:pPr>
        <w:ind w:left="2880" w:hanging="360"/>
      </w:pPr>
    </w:lvl>
    <w:lvl w:ilvl="4" w:tplc="84624D04" w:tentative="1">
      <w:start w:val="1"/>
      <w:numFmt w:val="lowerLetter"/>
      <w:lvlText w:val="%5."/>
      <w:lvlJc w:val="left"/>
      <w:pPr>
        <w:ind w:left="3600" w:hanging="360"/>
      </w:pPr>
    </w:lvl>
    <w:lvl w:ilvl="5" w:tplc="EDA2FC94" w:tentative="1">
      <w:start w:val="1"/>
      <w:numFmt w:val="lowerRoman"/>
      <w:lvlText w:val="%6."/>
      <w:lvlJc w:val="right"/>
      <w:pPr>
        <w:ind w:left="4320" w:hanging="180"/>
      </w:pPr>
    </w:lvl>
    <w:lvl w:ilvl="6" w:tplc="6B0654E6" w:tentative="1">
      <w:start w:val="1"/>
      <w:numFmt w:val="decimal"/>
      <w:lvlText w:val="%7."/>
      <w:lvlJc w:val="left"/>
      <w:pPr>
        <w:ind w:left="5040" w:hanging="360"/>
      </w:pPr>
    </w:lvl>
    <w:lvl w:ilvl="7" w:tplc="588C69D6" w:tentative="1">
      <w:start w:val="1"/>
      <w:numFmt w:val="lowerLetter"/>
      <w:lvlText w:val="%8."/>
      <w:lvlJc w:val="left"/>
      <w:pPr>
        <w:ind w:left="5760" w:hanging="360"/>
      </w:pPr>
    </w:lvl>
    <w:lvl w:ilvl="8" w:tplc="A83224CC" w:tentative="1">
      <w:start w:val="1"/>
      <w:numFmt w:val="lowerRoman"/>
      <w:lvlText w:val="%9."/>
      <w:lvlJc w:val="right"/>
      <w:pPr>
        <w:ind w:left="6480" w:hanging="180"/>
      </w:pPr>
    </w:lvl>
  </w:abstractNum>
  <w:abstractNum w:abstractNumId="11" w15:restartNumberingAfterBreak="0">
    <w:nsid w:val="61665D1B"/>
    <w:multiLevelType w:val="multilevel"/>
    <w:tmpl w:val="3D30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F26E5"/>
    <w:multiLevelType w:val="multilevel"/>
    <w:tmpl w:val="A16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C30AD"/>
    <w:multiLevelType w:val="multilevel"/>
    <w:tmpl w:val="531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64A3D"/>
    <w:multiLevelType w:val="multilevel"/>
    <w:tmpl w:val="9AE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61BE1"/>
    <w:multiLevelType w:val="multilevel"/>
    <w:tmpl w:val="775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B56D8"/>
    <w:multiLevelType w:val="multilevel"/>
    <w:tmpl w:val="E5C6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739ED"/>
    <w:multiLevelType w:val="multilevel"/>
    <w:tmpl w:val="DA3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97A0E"/>
    <w:multiLevelType w:val="multilevel"/>
    <w:tmpl w:val="851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C523C"/>
    <w:multiLevelType w:val="hybridMultilevel"/>
    <w:tmpl w:val="10643622"/>
    <w:lvl w:ilvl="0" w:tplc="64E043CA">
      <w:start w:val="1"/>
      <w:numFmt w:val="bullet"/>
      <w:lvlText w:val=""/>
      <w:lvlJc w:val="left"/>
      <w:pPr>
        <w:ind w:left="720" w:hanging="360"/>
      </w:pPr>
      <w:rPr>
        <w:rFonts w:ascii="Symbol" w:hAnsi="Symbol" w:hint="default"/>
      </w:rPr>
    </w:lvl>
    <w:lvl w:ilvl="1" w:tplc="132826EC" w:tentative="1">
      <w:start w:val="1"/>
      <w:numFmt w:val="bullet"/>
      <w:lvlText w:val="o"/>
      <w:lvlJc w:val="left"/>
      <w:pPr>
        <w:ind w:left="1440" w:hanging="360"/>
      </w:pPr>
      <w:rPr>
        <w:rFonts w:ascii="Courier New" w:hAnsi="Courier New" w:cs="Courier New" w:hint="default"/>
      </w:rPr>
    </w:lvl>
    <w:lvl w:ilvl="2" w:tplc="A0B6E9B6" w:tentative="1">
      <w:start w:val="1"/>
      <w:numFmt w:val="bullet"/>
      <w:lvlText w:val=""/>
      <w:lvlJc w:val="left"/>
      <w:pPr>
        <w:ind w:left="2160" w:hanging="360"/>
      </w:pPr>
      <w:rPr>
        <w:rFonts w:ascii="Wingdings" w:hAnsi="Wingdings" w:hint="default"/>
      </w:rPr>
    </w:lvl>
    <w:lvl w:ilvl="3" w:tplc="727A4942" w:tentative="1">
      <w:start w:val="1"/>
      <w:numFmt w:val="bullet"/>
      <w:lvlText w:val=""/>
      <w:lvlJc w:val="left"/>
      <w:pPr>
        <w:ind w:left="2880" w:hanging="360"/>
      </w:pPr>
      <w:rPr>
        <w:rFonts w:ascii="Symbol" w:hAnsi="Symbol" w:hint="default"/>
      </w:rPr>
    </w:lvl>
    <w:lvl w:ilvl="4" w:tplc="F4086C1E" w:tentative="1">
      <w:start w:val="1"/>
      <w:numFmt w:val="bullet"/>
      <w:lvlText w:val="o"/>
      <w:lvlJc w:val="left"/>
      <w:pPr>
        <w:ind w:left="3600" w:hanging="360"/>
      </w:pPr>
      <w:rPr>
        <w:rFonts w:ascii="Courier New" w:hAnsi="Courier New" w:cs="Courier New" w:hint="default"/>
      </w:rPr>
    </w:lvl>
    <w:lvl w:ilvl="5" w:tplc="3424BF4A" w:tentative="1">
      <w:start w:val="1"/>
      <w:numFmt w:val="bullet"/>
      <w:lvlText w:val=""/>
      <w:lvlJc w:val="left"/>
      <w:pPr>
        <w:ind w:left="4320" w:hanging="360"/>
      </w:pPr>
      <w:rPr>
        <w:rFonts w:ascii="Wingdings" w:hAnsi="Wingdings" w:hint="default"/>
      </w:rPr>
    </w:lvl>
    <w:lvl w:ilvl="6" w:tplc="2084D2E4" w:tentative="1">
      <w:start w:val="1"/>
      <w:numFmt w:val="bullet"/>
      <w:lvlText w:val=""/>
      <w:lvlJc w:val="left"/>
      <w:pPr>
        <w:ind w:left="5040" w:hanging="360"/>
      </w:pPr>
      <w:rPr>
        <w:rFonts w:ascii="Symbol" w:hAnsi="Symbol" w:hint="default"/>
      </w:rPr>
    </w:lvl>
    <w:lvl w:ilvl="7" w:tplc="193A03DE" w:tentative="1">
      <w:start w:val="1"/>
      <w:numFmt w:val="bullet"/>
      <w:lvlText w:val="o"/>
      <w:lvlJc w:val="left"/>
      <w:pPr>
        <w:ind w:left="5760" w:hanging="360"/>
      </w:pPr>
      <w:rPr>
        <w:rFonts w:ascii="Courier New" w:hAnsi="Courier New" w:cs="Courier New" w:hint="default"/>
      </w:rPr>
    </w:lvl>
    <w:lvl w:ilvl="8" w:tplc="D2049AF2" w:tentative="1">
      <w:start w:val="1"/>
      <w:numFmt w:val="bullet"/>
      <w:lvlText w:val=""/>
      <w:lvlJc w:val="left"/>
      <w:pPr>
        <w:ind w:left="6480" w:hanging="360"/>
      </w:pPr>
      <w:rPr>
        <w:rFonts w:ascii="Wingdings" w:hAnsi="Wingdings" w:hint="default"/>
      </w:rPr>
    </w:lvl>
  </w:abstractNum>
  <w:num w:numId="1" w16cid:durableId="1208488416">
    <w:abstractNumId w:val="0"/>
  </w:num>
  <w:num w:numId="2" w16cid:durableId="1123041944">
    <w:abstractNumId w:val="18"/>
  </w:num>
  <w:num w:numId="3" w16cid:durableId="1847204739">
    <w:abstractNumId w:val="2"/>
  </w:num>
  <w:num w:numId="4" w16cid:durableId="1795446353">
    <w:abstractNumId w:val="6"/>
  </w:num>
  <w:num w:numId="5" w16cid:durableId="595749125">
    <w:abstractNumId w:val="8"/>
  </w:num>
  <w:num w:numId="6" w16cid:durableId="1073351595">
    <w:abstractNumId w:val="5"/>
  </w:num>
  <w:num w:numId="7" w16cid:durableId="1726679002">
    <w:abstractNumId w:val="11"/>
  </w:num>
  <w:num w:numId="8" w16cid:durableId="639311579">
    <w:abstractNumId w:val="17"/>
  </w:num>
  <w:num w:numId="9" w16cid:durableId="503860833">
    <w:abstractNumId w:val="1"/>
  </w:num>
  <w:num w:numId="10" w16cid:durableId="325133837">
    <w:abstractNumId w:val="7"/>
  </w:num>
  <w:num w:numId="11" w16cid:durableId="1932465302">
    <w:abstractNumId w:val="16"/>
  </w:num>
  <w:num w:numId="12" w16cid:durableId="344093185">
    <w:abstractNumId w:val="13"/>
  </w:num>
  <w:num w:numId="13" w16cid:durableId="825785294">
    <w:abstractNumId w:val="9"/>
  </w:num>
  <w:num w:numId="14" w16cid:durableId="244456004">
    <w:abstractNumId w:val="15"/>
  </w:num>
  <w:num w:numId="15" w16cid:durableId="684744974">
    <w:abstractNumId w:val="12"/>
  </w:num>
  <w:num w:numId="16" w16cid:durableId="1397778837">
    <w:abstractNumId w:val="3"/>
  </w:num>
  <w:num w:numId="17" w16cid:durableId="1937326171">
    <w:abstractNumId w:val="10"/>
  </w:num>
  <w:num w:numId="18" w16cid:durableId="1200321395">
    <w:abstractNumId w:val="4"/>
  </w:num>
  <w:num w:numId="19" w16cid:durableId="1701858465">
    <w:abstractNumId w:val="19"/>
  </w:num>
  <w:num w:numId="20" w16cid:durableId="5524728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gnizant Legal">
    <w15:presenceInfo w15:providerId="None" w15:userId="Cognizant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8E"/>
    <w:rsid w:val="000301C3"/>
    <w:rsid w:val="00031A9E"/>
    <w:rsid w:val="0005339B"/>
    <w:rsid w:val="00086FE6"/>
    <w:rsid w:val="000966E4"/>
    <w:rsid w:val="000B664C"/>
    <w:rsid w:val="000E1937"/>
    <w:rsid w:val="0010658E"/>
    <w:rsid w:val="00120CE5"/>
    <w:rsid w:val="0012115F"/>
    <w:rsid w:val="0015628B"/>
    <w:rsid w:val="001579B3"/>
    <w:rsid w:val="001828DA"/>
    <w:rsid w:val="001842D8"/>
    <w:rsid w:val="001A3FA6"/>
    <w:rsid w:val="001D55E3"/>
    <w:rsid w:val="001F65E4"/>
    <w:rsid w:val="001F7E6B"/>
    <w:rsid w:val="00202AEB"/>
    <w:rsid w:val="00203A60"/>
    <w:rsid w:val="00214FF3"/>
    <w:rsid w:val="00221C3B"/>
    <w:rsid w:val="00234BCB"/>
    <w:rsid w:val="0024309C"/>
    <w:rsid w:val="00257772"/>
    <w:rsid w:val="00262737"/>
    <w:rsid w:val="00276913"/>
    <w:rsid w:val="002D6089"/>
    <w:rsid w:val="002F5A18"/>
    <w:rsid w:val="00302CB9"/>
    <w:rsid w:val="0031489C"/>
    <w:rsid w:val="00315570"/>
    <w:rsid w:val="00325231"/>
    <w:rsid w:val="00342013"/>
    <w:rsid w:val="00354C6B"/>
    <w:rsid w:val="00371A56"/>
    <w:rsid w:val="0038413D"/>
    <w:rsid w:val="00387501"/>
    <w:rsid w:val="003C0E24"/>
    <w:rsid w:val="003D71EF"/>
    <w:rsid w:val="003F3584"/>
    <w:rsid w:val="00490106"/>
    <w:rsid w:val="004A1A4E"/>
    <w:rsid w:val="004A5556"/>
    <w:rsid w:val="00533128"/>
    <w:rsid w:val="00544E79"/>
    <w:rsid w:val="005506C3"/>
    <w:rsid w:val="00561F45"/>
    <w:rsid w:val="00574924"/>
    <w:rsid w:val="00576529"/>
    <w:rsid w:val="00585E9E"/>
    <w:rsid w:val="005A10DF"/>
    <w:rsid w:val="005E5C48"/>
    <w:rsid w:val="00604C94"/>
    <w:rsid w:val="00625502"/>
    <w:rsid w:val="00626263"/>
    <w:rsid w:val="00626FFF"/>
    <w:rsid w:val="00631A91"/>
    <w:rsid w:val="00681EF7"/>
    <w:rsid w:val="006830BF"/>
    <w:rsid w:val="006A1720"/>
    <w:rsid w:val="006A7C07"/>
    <w:rsid w:val="006B3FB5"/>
    <w:rsid w:val="006C27E0"/>
    <w:rsid w:val="006C7FD3"/>
    <w:rsid w:val="007164E6"/>
    <w:rsid w:val="00721D38"/>
    <w:rsid w:val="00726EF9"/>
    <w:rsid w:val="00755576"/>
    <w:rsid w:val="00762C77"/>
    <w:rsid w:val="00766DE4"/>
    <w:rsid w:val="00766F86"/>
    <w:rsid w:val="007729FC"/>
    <w:rsid w:val="00776572"/>
    <w:rsid w:val="00780383"/>
    <w:rsid w:val="00782F63"/>
    <w:rsid w:val="00786FBB"/>
    <w:rsid w:val="0079283C"/>
    <w:rsid w:val="007C6508"/>
    <w:rsid w:val="007D1C79"/>
    <w:rsid w:val="007F6FAA"/>
    <w:rsid w:val="008152B9"/>
    <w:rsid w:val="008158BA"/>
    <w:rsid w:val="00825E32"/>
    <w:rsid w:val="00881049"/>
    <w:rsid w:val="008A66B4"/>
    <w:rsid w:val="008C4E8D"/>
    <w:rsid w:val="008E76B9"/>
    <w:rsid w:val="00912D89"/>
    <w:rsid w:val="009138CD"/>
    <w:rsid w:val="00930322"/>
    <w:rsid w:val="00943D1B"/>
    <w:rsid w:val="009639EA"/>
    <w:rsid w:val="009747A0"/>
    <w:rsid w:val="00992492"/>
    <w:rsid w:val="009B5B4D"/>
    <w:rsid w:val="009C2649"/>
    <w:rsid w:val="009C4DB7"/>
    <w:rsid w:val="009C6043"/>
    <w:rsid w:val="009D7E56"/>
    <w:rsid w:val="009F030C"/>
    <w:rsid w:val="009F59D3"/>
    <w:rsid w:val="00A3014F"/>
    <w:rsid w:val="00A525D7"/>
    <w:rsid w:val="00A62DCB"/>
    <w:rsid w:val="00A65F87"/>
    <w:rsid w:val="00A71676"/>
    <w:rsid w:val="00A75912"/>
    <w:rsid w:val="00AA5E2C"/>
    <w:rsid w:val="00AB556A"/>
    <w:rsid w:val="00AD3709"/>
    <w:rsid w:val="00AF6A55"/>
    <w:rsid w:val="00BB0C5C"/>
    <w:rsid w:val="00BC19FC"/>
    <w:rsid w:val="00BE5FBC"/>
    <w:rsid w:val="00BF116F"/>
    <w:rsid w:val="00C240CF"/>
    <w:rsid w:val="00C622CC"/>
    <w:rsid w:val="00C65B43"/>
    <w:rsid w:val="00C66A6D"/>
    <w:rsid w:val="00C76DAB"/>
    <w:rsid w:val="00C862D3"/>
    <w:rsid w:val="00C90547"/>
    <w:rsid w:val="00CD219C"/>
    <w:rsid w:val="00CE71F9"/>
    <w:rsid w:val="00CF2593"/>
    <w:rsid w:val="00D14A1B"/>
    <w:rsid w:val="00D167DA"/>
    <w:rsid w:val="00D4378D"/>
    <w:rsid w:val="00D546CB"/>
    <w:rsid w:val="00D64E47"/>
    <w:rsid w:val="00D87041"/>
    <w:rsid w:val="00DA763C"/>
    <w:rsid w:val="00DD62DA"/>
    <w:rsid w:val="00DE6B2C"/>
    <w:rsid w:val="00E01155"/>
    <w:rsid w:val="00E23F2D"/>
    <w:rsid w:val="00E46B25"/>
    <w:rsid w:val="00E6124D"/>
    <w:rsid w:val="00E7143B"/>
    <w:rsid w:val="00EB1A35"/>
    <w:rsid w:val="00EC2572"/>
    <w:rsid w:val="00EC3F5F"/>
    <w:rsid w:val="00EE21A6"/>
    <w:rsid w:val="00EF0E75"/>
    <w:rsid w:val="00EF1E40"/>
    <w:rsid w:val="00F2147D"/>
    <w:rsid w:val="00F540AD"/>
    <w:rsid w:val="00F6412B"/>
    <w:rsid w:val="00F8388A"/>
    <w:rsid w:val="00FB5C38"/>
    <w:rsid w:val="00FC6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35C6"/>
  <w15:chartTrackingRefBased/>
  <w15:docId w15:val="{F23F80B2-6438-47F0-9196-6111C0F9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8E"/>
    <w:rPr>
      <w:rFonts w:eastAsiaTheme="majorEastAsia" w:cstheme="majorBidi"/>
      <w:color w:val="272727" w:themeColor="text1" w:themeTint="D8"/>
    </w:rPr>
  </w:style>
  <w:style w:type="paragraph" w:styleId="Title">
    <w:name w:val="Title"/>
    <w:basedOn w:val="Normal"/>
    <w:next w:val="Normal"/>
    <w:link w:val="TitleChar"/>
    <w:uiPriority w:val="10"/>
    <w:qFormat/>
    <w:rsid w:val="00106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8E"/>
    <w:pPr>
      <w:spacing w:before="160"/>
      <w:jc w:val="center"/>
    </w:pPr>
    <w:rPr>
      <w:i/>
      <w:iCs/>
      <w:color w:val="404040" w:themeColor="text1" w:themeTint="BF"/>
    </w:rPr>
  </w:style>
  <w:style w:type="character" w:customStyle="1" w:styleId="QuoteChar">
    <w:name w:val="Quote Char"/>
    <w:basedOn w:val="DefaultParagraphFont"/>
    <w:link w:val="Quote"/>
    <w:uiPriority w:val="29"/>
    <w:rsid w:val="0010658E"/>
    <w:rPr>
      <w:i/>
      <w:iCs/>
      <w:color w:val="404040" w:themeColor="text1" w:themeTint="BF"/>
    </w:rPr>
  </w:style>
  <w:style w:type="paragraph" w:styleId="ListParagraph">
    <w:name w:val="List Paragraph"/>
    <w:basedOn w:val="Normal"/>
    <w:uiPriority w:val="34"/>
    <w:qFormat/>
    <w:rsid w:val="0010658E"/>
    <w:pPr>
      <w:ind w:left="720"/>
      <w:contextualSpacing/>
    </w:pPr>
  </w:style>
  <w:style w:type="character" w:styleId="IntenseEmphasis">
    <w:name w:val="Intense Emphasis"/>
    <w:basedOn w:val="DefaultParagraphFont"/>
    <w:uiPriority w:val="21"/>
    <w:qFormat/>
    <w:rsid w:val="0010658E"/>
    <w:rPr>
      <w:i/>
      <w:iCs/>
      <w:color w:val="0F4761" w:themeColor="accent1" w:themeShade="BF"/>
    </w:rPr>
  </w:style>
  <w:style w:type="paragraph" w:styleId="IntenseQuote">
    <w:name w:val="Intense Quote"/>
    <w:basedOn w:val="Normal"/>
    <w:next w:val="Normal"/>
    <w:link w:val="IntenseQuoteChar"/>
    <w:uiPriority w:val="30"/>
    <w:qFormat/>
    <w:rsid w:val="00106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58E"/>
    <w:rPr>
      <w:i/>
      <w:iCs/>
      <w:color w:val="0F4761" w:themeColor="accent1" w:themeShade="BF"/>
    </w:rPr>
  </w:style>
  <w:style w:type="character" w:styleId="IntenseReference">
    <w:name w:val="Intense Reference"/>
    <w:basedOn w:val="DefaultParagraphFont"/>
    <w:uiPriority w:val="32"/>
    <w:qFormat/>
    <w:rsid w:val="0010658E"/>
    <w:rPr>
      <w:b/>
      <w:bCs/>
      <w:smallCaps/>
      <w:color w:val="0F4761" w:themeColor="accent1" w:themeShade="BF"/>
      <w:spacing w:val="5"/>
    </w:rPr>
  </w:style>
  <w:style w:type="paragraph" w:styleId="Header">
    <w:name w:val="header"/>
    <w:basedOn w:val="Normal"/>
    <w:link w:val="HeaderChar"/>
    <w:uiPriority w:val="99"/>
    <w:unhideWhenUsed/>
    <w:rsid w:val="00EB1A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A35"/>
  </w:style>
  <w:style w:type="paragraph" w:styleId="Footer">
    <w:name w:val="footer"/>
    <w:basedOn w:val="Normal"/>
    <w:link w:val="FooterChar"/>
    <w:uiPriority w:val="99"/>
    <w:unhideWhenUsed/>
    <w:rsid w:val="00EB1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A35"/>
  </w:style>
  <w:style w:type="paragraph" w:styleId="Revision">
    <w:name w:val="Revision"/>
    <w:hidden/>
    <w:uiPriority w:val="99"/>
    <w:semiHidden/>
    <w:rsid w:val="00AA5E2C"/>
    <w:pPr>
      <w:spacing w:after="0" w:line="240" w:lineRule="auto"/>
    </w:pPr>
  </w:style>
  <w:style w:type="character" w:styleId="CommentReference">
    <w:name w:val="annotation reference"/>
    <w:basedOn w:val="DefaultParagraphFont"/>
    <w:uiPriority w:val="99"/>
    <w:semiHidden/>
    <w:unhideWhenUsed/>
    <w:rsid w:val="00AA5E2C"/>
    <w:rPr>
      <w:sz w:val="16"/>
      <w:szCs w:val="16"/>
    </w:rPr>
  </w:style>
  <w:style w:type="paragraph" w:styleId="CommentText">
    <w:name w:val="annotation text"/>
    <w:basedOn w:val="Normal"/>
    <w:link w:val="CommentTextChar"/>
    <w:uiPriority w:val="99"/>
    <w:unhideWhenUsed/>
    <w:rsid w:val="00AA5E2C"/>
    <w:pPr>
      <w:spacing w:line="240" w:lineRule="auto"/>
    </w:pPr>
    <w:rPr>
      <w:sz w:val="20"/>
      <w:szCs w:val="20"/>
    </w:rPr>
  </w:style>
  <w:style w:type="character" w:customStyle="1" w:styleId="CommentTextChar">
    <w:name w:val="Comment Text Char"/>
    <w:basedOn w:val="DefaultParagraphFont"/>
    <w:link w:val="CommentText"/>
    <w:uiPriority w:val="99"/>
    <w:rsid w:val="00AA5E2C"/>
    <w:rPr>
      <w:sz w:val="20"/>
      <w:szCs w:val="20"/>
    </w:rPr>
  </w:style>
  <w:style w:type="paragraph" w:styleId="CommentSubject">
    <w:name w:val="annotation subject"/>
    <w:basedOn w:val="CommentText"/>
    <w:next w:val="CommentText"/>
    <w:link w:val="CommentSubjectChar"/>
    <w:uiPriority w:val="99"/>
    <w:semiHidden/>
    <w:unhideWhenUsed/>
    <w:rsid w:val="00AA5E2C"/>
    <w:rPr>
      <w:b/>
      <w:bCs/>
    </w:rPr>
  </w:style>
  <w:style w:type="character" w:customStyle="1" w:styleId="CommentSubjectChar">
    <w:name w:val="Comment Subject Char"/>
    <w:basedOn w:val="CommentTextChar"/>
    <w:link w:val="CommentSubject"/>
    <w:uiPriority w:val="99"/>
    <w:semiHidden/>
    <w:rsid w:val="00AA5E2C"/>
    <w:rPr>
      <w:b/>
      <w:bCs/>
      <w:sz w:val="20"/>
      <w:szCs w:val="20"/>
    </w:rPr>
  </w:style>
  <w:style w:type="character" w:styleId="Strong">
    <w:name w:val="Strong"/>
    <w:basedOn w:val="DefaultParagraphFont"/>
    <w:uiPriority w:val="22"/>
    <w:qFormat/>
    <w:rsid w:val="00D64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1.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 Id="Rdcdda0160b19438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0EE32BB6DC8E44A4FDB7FCD1B6EAD6" ma:contentTypeVersion="20" ma:contentTypeDescription="Create a new document." ma:contentTypeScope="" ma:versionID="04358f78ff75bc7e53c70a3e3e055f23">
  <xsd:schema xmlns:xsd="http://www.w3.org/2001/XMLSchema" xmlns:xs="http://www.w3.org/2001/XMLSchema" xmlns:p="http://schemas.microsoft.com/office/2006/metadata/properties" xmlns:ns2="c93d0f0f-3cc9-4425-a3ca-a970db1fbb2c" xmlns:ns3="2e68cf6c-51ba-4f32-8108-1b311084bf44" targetNamespace="http://schemas.microsoft.com/office/2006/metadata/properties" ma:root="true" ma:fieldsID="844952f87baa3e6739283f540e041ad0" ns2:_="" ns3:_="">
    <xsd:import namespace="c93d0f0f-3cc9-4425-a3ca-a970db1fbb2c"/>
    <xsd:import namespace="2e68cf6c-51ba-4f32-8108-1b311084bf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2:MediaServiceBillingMetadata" minOccurs="0"/>
                <xsd:element ref="ns2:MediaServiceLocation" minOccurs="0"/>
                <xsd:element ref="ns2:Copi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0f0f-3cc9-4425-a3ca-a970db1fb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CopiedFrom" ma:index="26" nillable="true" ma:displayName="Copied From" ma:description="Where the folder was originally copied from (ex: SF or D&amp;A)" ma:format="Dropdown" ma:internalName="CopiedFro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8cf6c-51ba-4f32-8108-1b311084bf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e5ec7c1-feff-4c49-9161-61b386a4c22d}" ma:internalName="TaxCatchAll" ma:showField="CatchAllData" ma:web="2e68cf6c-51ba-4f32-8108-1b311084bf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ICMAgreementNamespace xmlns="ICMAgreementNamespace">
  <meta>
    <SysId>40e63fd2-4678-496f-ad13-f86a551b1da1</SysId>
    <Type>Agreement</Type>
    <EntityName>ICMSOWLegal</EntityName>
    <Version>6</Version>
    <ICMDisplayName/>
  </meta>
</ICMAgreementNamespac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piedFrom xmlns="c93d0f0f-3cc9-4425-a3ca-a970db1fbb2c" xsi:nil="true"/>
    <TaxCatchAll xmlns="2e68cf6c-51ba-4f32-8108-1b311084bf44" xsi:nil="true"/>
    <lcf76f155ced4ddcb4097134ff3c332f xmlns="c93d0f0f-3cc9-4425-a3ca-a970db1fbb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9FAA7D-437C-441A-B208-7686E49BEF65}"/>
</file>

<file path=customXML/itemProps2.xml><?xml version="1.0" encoding="utf-8"?>
<ds:datastoreItem xmlns:ds="http://schemas.openxmlformats.org/officeDocument/2006/customXml" ds:itemID="{D0EF6DF3-08CE-4A94-A606-D35568073150}"/>
</file>

<file path=customXML/itemProps3.xml><?xml version="1.0" encoding="utf-8"?>
<ds:datastoreItem xmlns:ds="http://schemas.openxmlformats.org/officeDocument/2006/customXml" ds:itemID="{F98A16C9-B2E1-4E0E-B38F-874045E4CCC0}"/>
</file>

<file path=customXML/itemProps4.xml><?xml version="1.0" encoding="utf-8"?>
<ds:datastoreItem xmlns:ds="http://schemas.openxmlformats.org/officeDocument/2006/customXml" ds:itemID="{FF29A9D4-7A87-4CEF-BAC5-C3E5AA6DE274}"/>
</file>

<file path=docProps/app.xml><?xml version="1.0" encoding="utf-8"?>
<Properties xmlns="http://schemas.openxmlformats.org/officeDocument/2006/extended-properties" xmlns:vt="http://schemas.openxmlformats.org/officeDocument/2006/docPropsVTypes">
  <Template>Normal</Template>
  <TotalTime>0</TotalTime>
  <Pages>4</Pages>
  <Words>894</Words>
  <Characters>5208</Characters>
  <Application>Microsoft Office Word</Application>
  <DocSecurity>0</DocSecurity>
  <Lines>124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Foroozanfar, Mona</dc:creator>
  <cp:lastModifiedBy>Cognizant Legal</cp:lastModifiedBy>
  <cp:revision>2</cp:revision>
  <dcterms:created xsi:type="dcterms:W3CDTF">2026-03-26T20:30:00Z</dcterms:created>
  <dcterms:modified xsi:type="dcterms:W3CDTF">2026-03-26T20:30:00Z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ActionId">
    <vt:lpwstr>22abcc39-efa3-47f8-9205-09464cfab5be</vt:lpwstr>
  </property>
  <property fmtid="{D5CDD505-2E9C-101B-9397-08002B2CF9AE}" pid="3" name="MSIP_Label_9e1e58c1-766d-4ff4-9619-b604fc37898b_ContentBits">
    <vt:lpwstr>0</vt:lpwstr>
  </property>
  <property fmtid="{D5CDD505-2E9C-101B-9397-08002B2CF9AE}" pid="4" name="MSIP_Label_9e1e58c1-766d-4ff4-9619-b604fc37898b_Enabled">
    <vt:lpwstr>true</vt:lpwstr>
  </property>
  <property fmtid="{D5CDD505-2E9C-101B-9397-08002B2CF9AE}" pid="5" name="MSIP_Label_9e1e58c1-766d-4ff4-9619-b604fc37898b_Method">
    <vt:lpwstr>Standard</vt:lpwstr>
  </property>
  <property fmtid="{D5CDD505-2E9C-101B-9397-08002B2CF9AE}" pid="6" name="MSIP_Label_9e1e58c1-766d-4ff4-9619-b604fc37898b_Name">
    <vt:lpwstr>Internal Use</vt:lpwstr>
  </property>
  <property fmtid="{D5CDD505-2E9C-101B-9397-08002B2CF9AE}" pid="7" name="MSIP_Label_9e1e58c1-766d-4ff4-9619-b604fc37898b_SetDate">
    <vt:lpwstr>2026-03-13T18:27:38Z</vt:lpwstr>
  </property>
  <property fmtid="{D5CDD505-2E9C-101B-9397-08002B2CF9AE}" pid="8" name="MSIP_Label_9e1e58c1-766d-4ff4-9619-b604fc37898b_SiteId">
    <vt:lpwstr>e3ff91d8-34c8-4b15-a0b4-18910a6ac575</vt:lpwstr>
  </property>
  <property fmtid="{D5CDD505-2E9C-101B-9397-08002B2CF9AE}" pid="9" name="MSIP_Label_9e1e58c1-766d-4ff4-9619-b604fc37898b_Tag">
    <vt:lpwstr>10, 3, 0, 1</vt:lpwstr>
  </property>
  <property fmtid="{D5CDD505-2E9C-101B-9397-08002B2CF9AE}" pid="10" name="Type">
    <vt:lpwstr>Agreement</vt:lpwstr>
  </property>
  <property fmtid="{D5CDD505-2E9C-101B-9397-08002B2CF9AE}" pid="11" name="SysId">
    <vt:lpwstr>40e63fd2-4678-496f-ad13-f86a551b1da1</vt:lpwstr>
  </property>
  <property fmtid="{D5CDD505-2E9C-101B-9397-08002B2CF9AE}" pid="12" name="EntityName">
    <vt:lpwstr>ICMSOWLegal</vt:lpwstr>
  </property>
  <property fmtid="{D5CDD505-2E9C-101B-9397-08002B2CF9AE}" pid="13" name="Version">
    <vt:i4>6</vt:i4>
  </property>
  <property fmtid="{D5CDD505-2E9C-101B-9397-08002B2CF9AE}" pid="14" name="ContentTypeId">
    <vt:lpwstr>0x0101008E0EE32BB6DC8E44A4FDB7FCD1B6EAD6</vt:lpwstr>
  </property>
  <property fmtid="{D5CDD505-2E9C-101B-9397-08002B2CF9AE}" pid="16" name="docLang">
    <vt:lpwstr>en</vt:lpwstr>
  </property>
</Properties>
</file>